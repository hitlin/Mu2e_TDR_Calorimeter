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5200E8" w14:textId="1BD21713" w:rsidR="00522377" w:rsidRDefault="00B33F9F" w:rsidP="00522377">
      <w:pPr>
        <w:pStyle w:val="Heading1"/>
        <w:keepLines/>
        <w:numPr>
          <w:ilvl w:val="1"/>
          <w:numId w:val="26"/>
        </w:numPr>
        <w:spacing w:after="0" w:line="259" w:lineRule="auto"/>
        <w:jc w:val="left"/>
      </w:pPr>
      <w:r>
        <w:t xml:space="preserve"> </w:t>
      </w:r>
      <w:r w:rsidR="00522377">
        <w:t>Electronics/Mechanics</w:t>
      </w:r>
    </w:p>
    <w:p w14:paraId="54A3D1C6" w14:textId="77777777" w:rsidR="00B33F9F" w:rsidRPr="00B33F9F" w:rsidRDefault="00B33F9F" w:rsidP="00B33F9F"/>
    <w:p w14:paraId="79F97641" w14:textId="11D949D9" w:rsidR="00522377" w:rsidRDefault="00B33F9F" w:rsidP="00B33F9F">
      <w:ins w:id="0" w:author="Ron Ray" w:date="2012-03-15T18:39:00Z">
        <w:r w:rsidRPr="00B33F9F">
          <w:rPr>
            <w:bCs/>
            <w:noProof/>
            <w:sz w:val="22"/>
            <w:szCs w:val="18"/>
            <w:lang w:eastAsia="en-US"/>
            <w:rPrChange w:id="1" w:author="Unknown">
              <w:rPr>
                <w:noProof/>
                <w:lang w:eastAsia="en-US"/>
              </w:rPr>
            </w:rPrChange>
          </w:rPr>
          <w:drawing>
            <wp:anchor distT="0" distB="0" distL="114300" distR="114300" simplePos="0" relativeHeight="251685888" behindDoc="0" locked="0" layoutInCell="1" allowOverlap="0" wp14:anchorId="2920383A" wp14:editId="1749A662">
              <wp:simplePos x="0" y="0"/>
              <wp:positionH relativeFrom="column">
                <wp:posOffset>965835</wp:posOffset>
              </wp:positionH>
              <wp:positionV relativeFrom="page">
                <wp:posOffset>1374140</wp:posOffset>
              </wp:positionV>
              <wp:extent cx="3056255" cy="3246755"/>
              <wp:effectExtent l="0" t="0" r="0" b="0"/>
              <wp:wrapSquare wrapText="bothSides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6396" t="40286" r="23952" b="-1444"/>
                      <a:stretch/>
                    </pic:blipFill>
                    <pic:spPr bwMode="auto">
                      <a:xfrm>
                        <a:off x="0" y="0"/>
                        <a:ext cx="3056255" cy="3246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anchor>
          </w:drawing>
        </w:r>
      </w:ins>
    </w:p>
    <w:p w14:paraId="2EE76CF8" w14:textId="77777777" w:rsidR="00B33F9F" w:rsidRDefault="00B33F9F" w:rsidP="00B33F9F"/>
    <w:p w14:paraId="7F4C25DB" w14:textId="77777777" w:rsidR="00B33F9F" w:rsidRDefault="00B33F9F" w:rsidP="00B33F9F"/>
    <w:p w14:paraId="27553281" w14:textId="77777777" w:rsidR="00B33F9F" w:rsidRDefault="00B33F9F" w:rsidP="00B33F9F"/>
    <w:p w14:paraId="0A7F40BB" w14:textId="77777777" w:rsidR="00B33F9F" w:rsidRPr="0085317E" w:rsidRDefault="00B33F9F" w:rsidP="00B33F9F"/>
    <w:p w14:paraId="4EE2EC72" w14:textId="77777777" w:rsidR="00B33F9F" w:rsidRDefault="00B33F9F" w:rsidP="00B33F9F">
      <w:pPr>
        <w:rPr>
          <w:noProof/>
        </w:rPr>
      </w:pPr>
    </w:p>
    <w:p w14:paraId="7295B930" w14:textId="17521D46" w:rsidR="00B33F9F" w:rsidRDefault="00B33F9F" w:rsidP="00B33F9F">
      <w:pPr>
        <w:rPr>
          <w:noProof/>
        </w:rPr>
      </w:pPr>
    </w:p>
    <w:p w14:paraId="74EE563A" w14:textId="77777777" w:rsidR="00B33F9F" w:rsidRDefault="00B33F9F" w:rsidP="00B33F9F">
      <w:pPr>
        <w:rPr>
          <w:noProof/>
        </w:rPr>
      </w:pPr>
    </w:p>
    <w:p w14:paraId="766EEF92" w14:textId="77777777" w:rsidR="00B33F9F" w:rsidRDefault="00B33F9F" w:rsidP="00B33F9F">
      <w:pPr>
        <w:rPr>
          <w:noProof/>
        </w:rPr>
      </w:pPr>
    </w:p>
    <w:p w14:paraId="18E9A1A9" w14:textId="77777777" w:rsidR="00B33F9F" w:rsidRDefault="00B33F9F" w:rsidP="00B33F9F">
      <w:pPr>
        <w:rPr>
          <w:noProof/>
        </w:rPr>
      </w:pPr>
    </w:p>
    <w:p w14:paraId="55EBA058" w14:textId="77777777" w:rsidR="00B33F9F" w:rsidRDefault="00B33F9F" w:rsidP="00B33F9F">
      <w:pPr>
        <w:rPr>
          <w:noProof/>
        </w:rPr>
      </w:pPr>
    </w:p>
    <w:p w14:paraId="4B73228A" w14:textId="77777777" w:rsidR="00B33F9F" w:rsidRDefault="00B33F9F" w:rsidP="00B33F9F">
      <w:pPr>
        <w:rPr>
          <w:noProof/>
        </w:rPr>
      </w:pPr>
    </w:p>
    <w:p w14:paraId="1B00E86B" w14:textId="77777777" w:rsidR="00B33F9F" w:rsidRDefault="00B33F9F" w:rsidP="00B33F9F">
      <w:pPr>
        <w:pStyle w:val="Caption"/>
        <w:rPr>
          <w:bCs w:val="0"/>
          <w:noProof/>
          <w:color w:val="auto"/>
          <w:sz w:val="24"/>
          <w:szCs w:val="24"/>
        </w:rPr>
      </w:pPr>
      <w:bookmarkStart w:id="2" w:name="_Ref193339331"/>
    </w:p>
    <w:p w14:paraId="0CE11403" w14:textId="57F2C3AD" w:rsidR="00B33F9F" w:rsidRDefault="00B33F9F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05C60" wp14:editId="3745D08E">
                <wp:simplePos x="0" y="0"/>
                <wp:positionH relativeFrom="column">
                  <wp:posOffset>851535</wp:posOffset>
                </wp:positionH>
                <wp:positionV relativeFrom="paragraph">
                  <wp:posOffset>394335</wp:posOffset>
                </wp:positionV>
                <wp:extent cx="4000500" cy="239395"/>
                <wp:effectExtent l="0" t="0" r="1270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393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ADA684" w14:textId="6FCC9F21" w:rsidR="00CB5D85" w:rsidRPr="007210E5" w:rsidRDefault="00CB5D85" w:rsidP="00B33F9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Overall scheme of the calorimeter electronics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67.05pt;margin-top:31.05pt;width:315pt;height:18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" stroked="f">
                <v:textbox inset="0,0,0,0">
                  <w:txbxContent>
                    <w:p w14:paraId="77ADA684" w14:textId="6FCC9F21" w:rsidR="00CB5D85" w:rsidRPr="007210E5" w:rsidRDefault="00CB5D85" w:rsidP="00B33F9F">
                      <w:pPr>
                        <w:pStyle w:val="Caption"/>
                        <w:rPr>
                          <w:noProof/>
                        </w:rPr>
                      </w:pPr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Overall scheme of the calorimeter electronics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151947" wp14:editId="43E8FCF1">
                <wp:simplePos x="0" y="0"/>
                <wp:positionH relativeFrom="column">
                  <wp:posOffset>51435</wp:posOffset>
                </wp:positionH>
                <wp:positionV relativeFrom="paragraph">
                  <wp:posOffset>280035</wp:posOffset>
                </wp:positionV>
                <wp:extent cx="5257800" cy="297180"/>
                <wp:effectExtent l="0" t="0" r="0" b="762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8A0B77" w14:textId="47EE037A" w:rsidR="00CB5D85" w:rsidRPr="00B33FA2" w:rsidRDefault="00CB5D85" w:rsidP="00B33F9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4.05pt;margin-top:22.05pt;width:414pt;height:23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" stroked="f">
                <v:textbox inset="0,0,0,0">
                  <w:txbxContent>
                    <w:p w14:paraId="108A0B77" w14:textId="47EE037A" w:rsidR="0038790B" w:rsidRPr="00B33FA2" w:rsidRDefault="0038790B" w:rsidP="00B33F9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bookmarkEnd w:id="2"/>
    <w:p w14:paraId="058397B2" w14:textId="77777777" w:rsidR="00B33F9F" w:rsidRDefault="00B33F9F" w:rsidP="00B33F9F">
      <w:pPr>
        <w:pStyle w:val="Caption"/>
        <w:spacing w:line="276" w:lineRule="auto"/>
        <w:rPr>
          <w:sz w:val="24"/>
          <w:szCs w:val="24"/>
        </w:rPr>
      </w:pPr>
    </w:p>
    <w:p w14:paraId="31D8F6D9" w14:textId="6AB2A1BC" w:rsidR="00B33F9F" w:rsidRPr="00B33F9F" w:rsidRDefault="00B33F9F" w:rsidP="00B33F9F">
      <w:pPr>
        <w:pStyle w:val="Caption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overall</w:t>
      </w:r>
      <w:r w:rsidRPr="00F81166">
        <w:rPr>
          <w:sz w:val="24"/>
          <w:szCs w:val="24"/>
        </w:rPr>
        <w:t xml:space="preserve"> scheme for the calorimeter readout electronics is shown i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_Ref253734211 \h </w:instrText>
      </w:r>
      <w:r>
        <w:rPr>
          <w:sz w:val="24"/>
          <w:szCs w:val="24"/>
        </w:rPr>
        <w:fldChar w:fldCharType="separate"/>
      </w:r>
      <w:r w:rsidR="00CB5D85">
        <w:rPr>
          <w:b/>
          <w:sz w:val="24"/>
          <w:szCs w:val="24"/>
        </w:rPr>
        <w:t xml:space="preserve">Error! </w:t>
      </w:r>
      <w:proofErr w:type="gramStart"/>
      <w:r w:rsidR="00CB5D85">
        <w:rPr>
          <w:b/>
          <w:sz w:val="24"/>
          <w:szCs w:val="24"/>
        </w:rPr>
        <w:t>Reference source not found.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r w:rsidRPr="00F81166">
        <w:rPr>
          <w:sz w:val="24"/>
          <w:szCs w:val="24"/>
        </w:rPr>
        <w:t>The front end</w:t>
      </w:r>
      <w:r w:rsidRPr="001378B6">
        <w:rPr>
          <w:sz w:val="24"/>
          <w:szCs w:val="24"/>
        </w:rPr>
        <w:t xml:space="preserve"> </w:t>
      </w:r>
      <w:r w:rsidRPr="00F81166">
        <w:rPr>
          <w:sz w:val="24"/>
          <w:szCs w:val="24"/>
        </w:rPr>
        <w:t>electronics, FEE, consists of two discrete and independent chips, Amp</w:t>
      </w:r>
      <w:r>
        <w:rPr>
          <w:sz w:val="24"/>
          <w:szCs w:val="24"/>
        </w:rPr>
        <w:t>-</w:t>
      </w:r>
      <w:r w:rsidRPr="00F81166">
        <w:rPr>
          <w:sz w:val="24"/>
          <w:szCs w:val="24"/>
        </w:rPr>
        <w:t>HV, for each crystal, directly connected to the back of the photo-sensor pins, providing both t</w:t>
      </w:r>
      <w:r>
        <w:rPr>
          <w:sz w:val="24"/>
          <w:szCs w:val="24"/>
        </w:rPr>
        <w:t>he amplification stage</w:t>
      </w:r>
      <w:r w:rsidRPr="00F81166">
        <w:rPr>
          <w:sz w:val="24"/>
          <w:szCs w:val="24"/>
        </w:rPr>
        <w:t xml:space="preserve"> and a local </w:t>
      </w:r>
      <w:r>
        <w:rPr>
          <w:sz w:val="24"/>
          <w:szCs w:val="24"/>
        </w:rPr>
        <w:t xml:space="preserve">linear </w:t>
      </w:r>
      <w:r w:rsidRPr="00F81166">
        <w:rPr>
          <w:sz w:val="24"/>
          <w:szCs w:val="24"/>
        </w:rPr>
        <w:t>regulation for the photo-sensor bias voltage. For each crystal, the Amp</w:t>
      </w:r>
      <w:r>
        <w:rPr>
          <w:sz w:val="24"/>
          <w:szCs w:val="24"/>
        </w:rPr>
        <w:t>-</w:t>
      </w:r>
      <w:r w:rsidRPr="00F81166">
        <w:rPr>
          <w:sz w:val="24"/>
          <w:szCs w:val="24"/>
        </w:rPr>
        <w:t>HV are named and organized differently (</w:t>
      </w:r>
      <w:r>
        <w:rPr>
          <w:sz w:val="24"/>
          <w:szCs w:val="24"/>
        </w:rPr>
        <w:t xml:space="preserve">Left or Right) depending on </w:t>
      </w:r>
      <w:proofErr w:type="gramStart"/>
      <w:r>
        <w:rPr>
          <w:sz w:val="24"/>
          <w:szCs w:val="24"/>
        </w:rPr>
        <w:t>thei</w:t>
      </w:r>
      <w:r w:rsidRPr="00F81166">
        <w:rPr>
          <w:sz w:val="24"/>
          <w:szCs w:val="24"/>
        </w:rPr>
        <w:t>r</w:t>
      </w:r>
      <w:proofErr w:type="gramEnd"/>
      <w:r w:rsidRPr="00F81166">
        <w:rPr>
          <w:sz w:val="24"/>
          <w:szCs w:val="24"/>
        </w:rPr>
        <w:t xml:space="preserve"> positioning with respect to the crystal center. Each di</w:t>
      </w:r>
      <w:r>
        <w:rPr>
          <w:sz w:val="24"/>
          <w:szCs w:val="24"/>
        </w:rPr>
        <w:t>sk</w:t>
      </w:r>
      <w:r w:rsidRPr="00F81166">
        <w:rPr>
          <w:sz w:val="24"/>
          <w:szCs w:val="24"/>
        </w:rPr>
        <w:t xml:space="preserve"> i</w:t>
      </w:r>
      <w:r>
        <w:rPr>
          <w:sz w:val="24"/>
          <w:szCs w:val="24"/>
        </w:rPr>
        <w:t>s subdivided in twelve similar</w:t>
      </w:r>
      <w:r w:rsidRPr="00F81166">
        <w:rPr>
          <w:sz w:val="24"/>
          <w:szCs w:val="24"/>
        </w:rPr>
        <w:t xml:space="preserve"> se</w:t>
      </w:r>
      <w:r>
        <w:rPr>
          <w:sz w:val="24"/>
          <w:szCs w:val="24"/>
        </w:rPr>
        <w:t>ctors along the azimuthal angle</w:t>
      </w:r>
      <w:proofErr w:type="gramStart"/>
      <w:r>
        <w:rPr>
          <w:sz w:val="24"/>
          <w:szCs w:val="24"/>
        </w:rPr>
        <w:t>;</w:t>
      </w:r>
      <w:proofErr w:type="gramEnd"/>
      <w:r w:rsidRPr="00F81166">
        <w:rPr>
          <w:sz w:val="24"/>
          <w:szCs w:val="24"/>
        </w:rPr>
        <w:t xml:space="preserve"> each </w:t>
      </w:r>
      <w:r>
        <w:rPr>
          <w:sz w:val="24"/>
          <w:szCs w:val="24"/>
        </w:rPr>
        <w:t>sector corresponding</w:t>
      </w:r>
      <w:r w:rsidRPr="00F81166">
        <w:rPr>
          <w:sz w:val="24"/>
          <w:szCs w:val="24"/>
        </w:rPr>
        <w:t xml:space="preserve"> to </w:t>
      </w:r>
      <w:r>
        <w:rPr>
          <w:sz w:val="24"/>
          <w:szCs w:val="24"/>
        </w:rPr>
        <w:t xml:space="preserve">78 </w:t>
      </w:r>
      <w:r w:rsidRPr="00F81166">
        <w:rPr>
          <w:sz w:val="24"/>
          <w:szCs w:val="24"/>
        </w:rPr>
        <w:t>crystals</w:t>
      </w:r>
      <w:r>
        <w:rPr>
          <w:sz w:val="24"/>
          <w:szCs w:val="24"/>
        </w:rPr>
        <w:t xml:space="preserve">.  Groups </w:t>
      </w:r>
      <w:r w:rsidRPr="00F81166">
        <w:rPr>
          <w:sz w:val="24"/>
          <w:szCs w:val="24"/>
        </w:rPr>
        <w:t>of 16 Left (</w:t>
      </w:r>
      <w:r>
        <w:rPr>
          <w:sz w:val="24"/>
          <w:szCs w:val="24"/>
        </w:rPr>
        <w:t>Right) Amp-HV chips are controlled by a dedicated</w:t>
      </w:r>
      <w:r w:rsidRPr="00F81166">
        <w:rPr>
          <w:sz w:val="24"/>
          <w:szCs w:val="24"/>
        </w:rPr>
        <w:t xml:space="preserve"> ARM controller that distributes the LV and the HV reference value, while setting and reading back the locally regulated voltage. </w:t>
      </w:r>
      <w:proofErr w:type="gramStart"/>
      <w:r w:rsidRPr="00F81166">
        <w:rPr>
          <w:sz w:val="24"/>
          <w:szCs w:val="24"/>
        </w:rPr>
        <w:t xml:space="preserve">Each </w:t>
      </w:r>
      <w:r w:rsidR="00D232EB">
        <w:rPr>
          <w:sz w:val="24"/>
          <w:szCs w:val="24"/>
        </w:rPr>
        <w:t xml:space="preserve">sector is therefore controlled </w:t>
      </w:r>
      <w:r w:rsidRPr="00F81166">
        <w:rPr>
          <w:sz w:val="24"/>
          <w:szCs w:val="24"/>
        </w:rPr>
        <w:t xml:space="preserve">by </w:t>
      </w:r>
      <w:r>
        <w:rPr>
          <w:sz w:val="24"/>
          <w:szCs w:val="24"/>
        </w:rPr>
        <w:t>a 2 x 5</w:t>
      </w:r>
      <w:r w:rsidRPr="00F81166">
        <w:rPr>
          <w:sz w:val="24"/>
          <w:szCs w:val="24"/>
        </w:rPr>
        <w:t xml:space="preserve"> ARM</w:t>
      </w:r>
      <w:r>
        <w:rPr>
          <w:sz w:val="24"/>
          <w:szCs w:val="24"/>
        </w:rPr>
        <w:t>s</w:t>
      </w:r>
      <w:proofErr w:type="gramEnd"/>
      <w:r w:rsidRPr="00F81166">
        <w:rPr>
          <w:sz w:val="24"/>
          <w:szCs w:val="24"/>
        </w:rPr>
        <w:t xml:space="preserve">. Groups of 16 amplified signals are </w:t>
      </w:r>
      <w:r>
        <w:rPr>
          <w:sz w:val="24"/>
          <w:szCs w:val="24"/>
        </w:rPr>
        <w:t xml:space="preserve">then </w:t>
      </w:r>
      <w:r w:rsidRPr="00F81166">
        <w:rPr>
          <w:sz w:val="24"/>
          <w:szCs w:val="24"/>
        </w:rPr>
        <w:t>sent to a digitizer module, where they are sampled and processed before being optically</w:t>
      </w:r>
      <w:bookmarkStart w:id="3" w:name="_Ref164753750"/>
      <w:bookmarkStart w:id="4" w:name="_Toc166231947"/>
      <w:r w:rsidRPr="00F81166">
        <w:rPr>
          <w:sz w:val="24"/>
          <w:szCs w:val="24"/>
        </w:rPr>
        <w:t xml:space="preserve"> transferred to the DAQ system.</w:t>
      </w:r>
    </w:p>
    <w:bookmarkEnd w:id="3"/>
    <w:bookmarkEnd w:id="4"/>
    <w:p w14:paraId="6B82A537" w14:textId="77777777" w:rsidR="00B33F9F" w:rsidRDefault="00B33F9F" w:rsidP="00B33F9F">
      <w:pPr>
        <w:spacing w:line="276" w:lineRule="auto"/>
      </w:pPr>
      <w:r>
        <w:t>The requirements for the preamplifier are the following: (</w:t>
      </w:r>
      <w:proofErr w:type="spellStart"/>
      <w:r>
        <w:t>i</w:t>
      </w:r>
      <w:proofErr w:type="spellEnd"/>
      <w:r>
        <w:t xml:space="preserve">) to provide a high amplification of the signal while maintaining a fast signal in output to keep the required performance in timing, energy and in pileup rejection, (ii) to keep a low detection threshold at the MeV level, (iii) to work in a rate environment of 200 kHz/channel while sustaining the rate coming from the beam flash and  (iv) to have a reduced power consumption. </w:t>
      </w:r>
    </w:p>
    <w:p w14:paraId="0E092CA3" w14:textId="593541B0" w:rsidR="00B33F9F" w:rsidRDefault="00B33F9F" w:rsidP="00B33F9F">
      <w:r>
        <w:rPr>
          <w:noProof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6381A830" wp14:editId="001E2C62">
            <wp:simplePos x="0" y="0"/>
            <wp:positionH relativeFrom="column">
              <wp:posOffset>2908935</wp:posOffset>
            </wp:positionH>
            <wp:positionV relativeFrom="paragraph">
              <wp:posOffset>231140</wp:posOffset>
            </wp:positionV>
            <wp:extent cx="2557780" cy="1640840"/>
            <wp:effectExtent l="0" t="0" r="7620" b="10160"/>
            <wp:wrapSquare wrapText="bothSides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20995125" wp14:editId="27766D67">
            <wp:simplePos x="0" y="0"/>
            <wp:positionH relativeFrom="column">
              <wp:posOffset>51435</wp:posOffset>
            </wp:positionH>
            <wp:positionV relativeFrom="paragraph">
              <wp:posOffset>231140</wp:posOffset>
            </wp:positionV>
            <wp:extent cx="2769870" cy="1714500"/>
            <wp:effectExtent l="0" t="0" r="0" b="12700"/>
            <wp:wrapSquare wrapText="bothSides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4F4514" w14:textId="26DEF4B6" w:rsidR="00F31F04" w:rsidRDefault="00B33F9F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173B98" wp14:editId="6498EF1A">
                <wp:simplePos x="0" y="0"/>
                <wp:positionH relativeFrom="column">
                  <wp:posOffset>-2884170</wp:posOffset>
                </wp:positionH>
                <wp:positionV relativeFrom="paragraph">
                  <wp:posOffset>1742440</wp:posOffset>
                </wp:positionV>
                <wp:extent cx="5257800" cy="45720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0EE8A2" w14:textId="704CD777" w:rsidR="00CB5D85" w:rsidRPr="0097339B" w:rsidRDefault="00CB5D85" w:rsidP="00B33F9F">
                            <w:pPr>
                              <w:pStyle w:val="Caption"/>
                              <w:rPr>
                                <w:i/>
                                <w:noProof/>
                                <w:lang w:eastAsia="en-US"/>
                              </w:rPr>
                            </w:pPr>
                            <w:bookmarkStart w:id="5" w:name="_Ref253740359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5"/>
                            <w:proofErr w:type="gramStart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(Left) Occupancy plot/crystal/</w:t>
                            </w:r>
                            <w:proofErr w:type="spellStart"/>
                            <w:r w:rsidRPr="0097339B">
                              <w:rPr>
                                <w:i/>
                              </w:rPr>
                              <w:t>microbunch</w:t>
                            </w:r>
                            <w:proofErr w:type="spellEnd"/>
                            <w:r w:rsidRPr="0097339B">
                              <w:rPr>
                                <w:i/>
                              </w:rPr>
                              <w:t xml:space="preserve"> as a function of the calorimeter radius, (right) dependence of the occupancy from the applied threshold.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left:0;text-align:left;margin-left:-227.05pt;margin-top:137.2pt;width:414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" stroked="f">
                <v:textbox inset="0,0,0,0">
                  <w:txbxContent>
                    <w:p w14:paraId="750EE8A2" w14:textId="704CD777" w:rsidR="00CB5D85" w:rsidRPr="0097339B" w:rsidRDefault="00CB5D85" w:rsidP="00B33F9F">
                      <w:pPr>
                        <w:pStyle w:val="Caption"/>
                        <w:rPr>
                          <w:i/>
                          <w:noProof/>
                          <w:lang w:eastAsia="en-US"/>
                        </w:rPr>
                      </w:pPr>
                      <w:bookmarkStart w:id="6" w:name="_Ref253740359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6"/>
                      <w:proofErr w:type="gramStart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(Left) Occupancy plot/crystal/</w:t>
                      </w:r>
                      <w:proofErr w:type="spellStart"/>
                      <w:r w:rsidRPr="0097339B">
                        <w:rPr>
                          <w:i/>
                        </w:rPr>
                        <w:t>microbunch</w:t>
                      </w:r>
                      <w:proofErr w:type="spellEnd"/>
                      <w:r w:rsidRPr="0097339B">
                        <w:rPr>
                          <w:i/>
                        </w:rPr>
                        <w:t xml:space="preserve"> as a function of the calorimeter radius, (right) dependence of the occupancy from the applied threshold.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21F981" w14:textId="698EC3FD" w:rsidR="00B06452" w:rsidRDefault="00B33F9F" w:rsidP="00B06452">
      <w:r>
        <w:t>The distribution of hits in the calorime</w:t>
      </w:r>
      <w:r w:rsidR="002771AD">
        <w:t>ter is due to two sources: (</w:t>
      </w:r>
      <w:proofErr w:type="spellStart"/>
      <w:r w:rsidR="002771AD">
        <w:t>i</w:t>
      </w:r>
      <w:proofErr w:type="spellEnd"/>
      <w:r w:rsidR="002771AD">
        <w:t xml:space="preserve">) </w:t>
      </w:r>
      <w:r>
        <w:t>a</w:t>
      </w:r>
      <w:r w:rsidR="002771AD">
        <w:t xml:space="preserve"> flash of particles </w:t>
      </w:r>
      <w:r>
        <w:t>produced, within 200 ns from the proton generation, by the interaction of the beam in</w:t>
      </w:r>
      <w:r w:rsidR="002771AD">
        <w:t xml:space="preserve"> the production target and by</w:t>
      </w:r>
      <w:r>
        <w:t xml:space="preserve"> the following decays and interactions with the</w:t>
      </w:r>
      <w:r w:rsidR="00D232EB">
        <w:t xml:space="preserve"> surrounding material and (ii) </w:t>
      </w:r>
      <w:r>
        <w:t>the background even</w:t>
      </w:r>
      <w:r w:rsidR="002771AD">
        <w:t xml:space="preserve">ts generated by the </w:t>
      </w:r>
      <w:proofErr w:type="spellStart"/>
      <w:r w:rsidR="002771AD">
        <w:t>muon</w:t>
      </w:r>
      <w:proofErr w:type="spellEnd"/>
      <w:r w:rsidR="002771AD">
        <w:t xml:space="preserve"> beam interacting</w:t>
      </w:r>
      <w:r>
        <w:t xml:space="preserve"> with the ta</w:t>
      </w:r>
      <w:r w:rsidR="002771AD">
        <w:t>rget and the beam-dump. From our</w:t>
      </w:r>
      <w:r>
        <w:t xml:space="preserve"> simulation, the sum of the </w:t>
      </w:r>
      <w:r w:rsidR="00D232EB" w:rsidRPr="00D232EB">
        <w:rPr>
          <w:i/>
        </w:rPr>
        <w:t>prompt</w:t>
      </w:r>
      <w:r w:rsidR="002771AD">
        <w:t xml:space="preserve"> </w:t>
      </w:r>
      <w:r>
        <w:t>beam flash hits per channel corresponds to an equivalent en</w:t>
      </w:r>
      <w:r w:rsidR="002771AD">
        <w:t xml:space="preserve">ergy deposition of ~ 5 MeV </w:t>
      </w:r>
      <w:r>
        <w:t xml:space="preserve">for each micro-bunch. </w:t>
      </w:r>
      <w:r w:rsidR="002771AD">
        <w:t>For the second background source, t</w:t>
      </w:r>
      <w:r>
        <w:t xml:space="preserve">he arrival time of the </w:t>
      </w:r>
      <w:r w:rsidR="002771AD">
        <w:t xml:space="preserve">related </w:t>
      </w:r>
      <w:r>
        <w:t xml:space="preserve">beam background follows an </w:t>
      </w:r>
      <w:r w:rsidR="002771AD">
        <w:t xml:space="preserve">exponential decay curve with a </w:t>
      </w:r>
      <w:r w:rsidR="002771AD">
        <w:sym w:font="Symbol" w:char="F074"/>
      </w:r>
      <w:r w:rsidR="002771AD">
        <w:t xml:space="preserve"> similar to the signal</w:t>
      </w:r>
      <w:r>
        <w:t xml:space="preserve">. The most abundant </w:t>
      </w:r>
      <w:r w:rsidR="002771AD">
        <w:t xml:space="preserve">background </w:t>
      </w:r>
      <w:r>
        <w:t xml:space="preserve">source is that from the neutrons generated by the </w:t>
      </w:r>
      <w:proofErr w:type="spellStart"/>
      <w:r>
        <w:t>muon</w:t>
      </w:r>
      <w:proofErr w:type="spellEnd"/>
      <w:r>
        <w:t xml:space="preserve"> </w:t>
      </w:r>
      <w:proofErr w:type="gramStart"/>
      <w:r>
        <w:t>capture, that</w:t>
      </w:r>
      <w:proofErr w:type="gramEnd"/>
      <w:r>
        <w:t xml:space="preserve"> originates occupancy larger than 1 hit/channel. </w:t>
      </w:r>
      <w:r w:rsidR="002771AD">
        <w:t xml:space="preserve">In </w:t>
      </w:r>
      <w:r w:rsidR="002771AD">
        <w:fldChar w:fldCharType="begin"/>
      </w:r>
      <w:r w:rsidR="002771AD">
        <w:instrText xml:space="preserve"> REF _Ref253740359 \h </w:instrText>
      </w:r>
      <w:r w:rsidR="002771AD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2</w:t>
      </w:r>
      <w:r w:rsidR="002771AD">
        <w:fldChar w:fldCharType="end"/>
      </w:r>
      <w:r>
        <w:t>.left, the calorimeter cell occupancy as a function of the radius is shown. In</w:t>
      </w:r>
      <w:r w:rsidR="002771AD">
        <w:t xml:space="preserve"> </w:t>
      </w:r>
      <w:r w:rsidR="002771AD">
        <w:fldChar w:fldCharType="begin"/>
      </w:r>
      <w:r w:rsidR="002771AD">
        <w:instrText xml:space="preserve"> REF _Ref253740359 \h </w:instrText>
      </w:r>
      <w:r w:rsidR="002771AD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2</w:t>
      </w:r>
      <w:r w:rsidR="002771AD">
        <w:fldChar w:fldCharType="end"/>
      </w:r>
      <w:r w:rsidR="002771AD">
        <w:t xml:space="preserve">.right, </w:t>
      </w:r>
      <w:r>
        <w:t xml:space="preserve">the occupancy get reduced to ~ 10% when applying a 1 MeV threshold. </w:t>
      </w:r>
      <w:r w:rsidRPr="00F81166">
        <w:t xml:space="preserve">From the electronics point </w:t>
      </w:r>
      <w:r>
        <w:t>of view, the contribution of this</w:t>
      </w:r>
      <w:r w:rsidR="002771AD">
        <w:t xml:space="preserve"> environmental background </w:t>
      </w:r>
      <w:r w:rsidRPr="00F81166">
        <w:t>correspond</w:t>
      </w:r>
      <w:r w:rsidR="002771AD">
        <w:t>s</w:t>
      </w:r>
      <w:r w:rsidRPr="00F81166">
        <w:t xml:space="preserve"> to an average current, in</w:t>
      </w:r>
      <w:r w:rsidR="002771AD">
        <w:t xml:space="preserve"> input to the photo-sensors, which is dominated by the beam flash and is equivalent to:  </w:t>
      </w:r>
      <w:r w:rsidR="001F47E3">
        <w:t>I</w:t>
      </w:r>
      <w:r w:rsidRPr="00F81166">
        <w:t xml:space="preserve"> = </w:t>
      </w:r>
      <w:proofErr w:type="spellStart"/>
      <w:r w:rsidR="001F47E3">
        <w:t>N</w:t>
      </w:r>
      <w:r w:rsidR="001F47E3" w:rsidRPr="001F47E3">
        <w:rPr>
          <w:vertAlign w:val="subscript"/>
        </w:rPr>
        <w:t>pe</w:t>
      </w:r>
      <w:proofErr w:type="spellEnd"/>
      <w:r w:rsidR="001F47E3" w:rsidRPr="001F47E3">
        <w:rPr>
          <w:vertAlign w:val="subscript"/>
        </w:rPr>
        <w:t xml:space="preserve"> </w:t>
      </w:r>
      <w:r w:rsidR="001F47E3">
        <w:sym w:font="Symbol" w:char="F0D7"/>
      </w:r>
      <w:r w:rsidR="001F47E3">
        <w:t>MBR</w:t>
      </w:r>
      <w:r w:rsidR="001F47E3">
        <w:sym w:font="Symbol" w:char="F0D7"/>
      </w:r>
      <w:r w:rsidR="001F47E3">
        <w:t xml:space="preserve"> e, where </w:t>
      </w:r>
      <w:proofErr w:type="spellStart"/>
      <w:r w:rsidR="001F47E3">
        <w:t>N</w:t>
      </w:r>
      <w:r w:rsidR="001F47E3" w:rsidRPr="001F47E3">
        <w:rPr>
          <w:vertAlign w:val="subscript"/>
        </w:rPr>
        <w:t>pe</w:t>
      </w:r>
      <w:proofErr w:type="spellEnd"/>
      <w:r w:rsidR="002771AD">
        <w:t xml:space="preserve"> </w:t>
      </w:r>
      <w:r w:rsidR="001F47E3">
        <w:t xml:space="preserve">is the average number of photoelectrons, NVR is the Micro-bunch rate and e is the elementary electrical charge. In the </w:t>
      </w:r>
      <w:proofErr w:type="spellStart"/>
      <w:r w:rsidR="001F47E3">
        <w:t>Lyso</w:t>
      </w:r>
      <w:proofErr w:type="spellEnd"/>
      <w:r w:rsidR="001F47E3">
        <w:t xml:space="preserve"> case, using </w:t>
      </w:r>
      <w:proofErr w:type="spellStart"/>
      <w:r w:rsidR="001F47E3">
        <w:t>N</w:t>
      </w:r>
      <w:r w:rsidR="001F47E3" w:rsidRPr="001F47E3">
        <w:rPr>
          <w:vertAlign w:val="subscript"/>
        </w:rPr>
        <w:t>pe</w:t>
      </w:r>
      <w:proofErr w:type="spellEnd"/>
      <w:r w:rsidR="002771AD">
        <w:t xml:space="preserve">= </w:t>
      </w:r>
      <w:r w:rsidRPr="00F81166">
        <w:t>5 MeV x</w:t>
      </w:r>
      <w:r w:rsidR="00B06452">
        <w:t xml:space="preserve"> </w:t>
      </w:r>
      <w:proofErr w:type="gramStart"/>
      <w:r w:rsidR="00B06452">
        <w:t>( 2</w:t>
      </w:r>
      <w:r w:rsidR="002771AD">
        <w:t>000</w:t>
      </w:r>
      <w:proofErr w:type="gramEnd"/>
      <w:r w:rsidR="001F47E3">
        <w:t xml:space="preserve"> </w:t>
      </w:r>
      <w:proofErr w:type="spellStart"/>
      <w:r w:rsidRPr="00F81166">
        <w:t>p</w:t>
      </w:r>
      <w:r w:rsidR="001F47E3">
        <w:t>.</w:t>
      </w:r>
      <w:r w:rsidRPr="00F81166">
        <w:t>e</w:t>
      </w:r>
      <w:proofErr w:type="spellEnd"/>
      <w:r w:rsidR="001F47E3">
        <w:t>,</w:t>
      </w:r>
      <w:r w:rsidRPr="00F81166">
        <w:t xml:space="preserve">/MeV) </w:t>
      </w:r>
      <w:r w:rsidR="002771AD">
        <w:t xml:space="preserve"> = 10000,</w:t>
      </w:r>
      <w:r w:rsidR="00E96AB7">
        <w:t xml:space="preserve"> </w:t>
      </w:r>
      <w:r w:rsidR="002771AD">
        <w:t xml:space="preserve"> MB</w:t>
      </w:r>
      <w:r w:rsidR="001F47E3">
        <w:t>R</w:t>
      </w:r>
      <w:r w:rsidR="002771AD">
        <w:t xml:space="preserve"> = </w:t>
      </w:r>
      <w:r w:rsidRPr="00F81166">
        <w:t>200 x10</w:t>
      </w:r>
      <w:r w:rsidRPr="00F81166">
        <w:rPr>
          <w:vertAlign w:val="superscript"/>
        </w:rPr>
        <w:t>3</w:t>
      </w:r>
      <w:r w:rsidR="00E96AB7">
        <w:rPr>
          <w:vertAlign w:val="superscript"/>
        </w:rPr>
        <w:t xml:space="preserve"> </w:t>
      </w:r>
      <w:r w:rsidR="00E96AB7">
        <w:t>Hz</w:t>
      </w:r>
      <w:r w:rsidR="001F47E3">
        <w:t>, we obtain I</w:t>
      </w:r>
      <w:r w:rsidR="00E96AB7">
        <w:t xml:space="preserve">=200 </w:t>
      </w:r>
      <w:proofErr w:type="spellStart"/>
      <w:r w:rsidR="00E96AB7">
        <w:t>pA</w:t>
      </w:r>
      <w:proofErr w:type="spellEnd"/>
      <w:r w:rsidR="001F47E3">
        <w:t>;</w:t>
      </w:r>
      <w:r w:rsidR="00B06452">
        <w:t xml:space="preserve"> </w:t>
      </w:r>
      <w:r w:rsidR="00E96AB7">
        <w:t xml:space="preserve"> </w:t>
      </w:r>
      <w:r w:rsidRPr="00F81166">
        <w:t xml:space="preserve"> </w:t>
      </w:r>
      <w:r w:rsidR="001F47E3">
        <w:t xml:space="preserve">this translates to 10 </w:t>
      </w:r>
      <w:proofErr w:type="spellStart"/>
      <w:r w:rsidR="001F47E3">
        <w:t>pA</w:t>
      </w:r>
      <w:proofErr w:type="spellEnd"/>
      <w:r w:rsidR="001F47E3">
        <w:t xml:space="preserve"> in</w:t>
      </w:r>
      <w:r w:rsidR="00B06452">
        <w:t xml:space="preserve"> the BaF</w:t>
      </w:r>
      <w:r w:rsidR="00B06452" w:rsidRPr="0097339B">
        <w:rPr>
          <w:vertAlign w:val="subscript"/>
        </w:rPr>
        <w:t xml:space="preserve">2 </w:t>
      </w:r>
      <w:r w:rsidR="00B06452">
        <w:t xml:space="preserve">case. The typical </w:t>
      </w:r>
      <w:r w:rsidR="001F47E3">
        <w:t xml:space="preserve">APD </w:t>
      </w:r>
      <w:r w:rsidR="00B06452">
        <w:t xml:space="preserve">dark current </w:t>
      </w:r>
      <w:r w:rsidR="001F47E3">
        <w:t>ranges</w:t>
      </w:r>
      <w:r w:rsidR="00B06452">
        <w:t xml:space="preserve"> fro</w:t>
      </w:r>
      <w:r w:rsidR="0097339B">
        <w:t xml:space="preserve">m 10 to 100 </w:t>
      </w:r>
      <w:proofErr w:type="spellStart"/>
      <w:proofErr w:type="gramStart"/>
      <w:r w:rsidR="0097339B">
        <w:t>nA</w:t>
      </w:r>
      <w:proofErr w:type="spellEnd"/>
      <w:proofErr w:type="gramEnd"/>
      <w:r w:rsidR="0097339B">
        <w:t xml:space="preserve"> when working at the </w:t>
      </w:r>
      <w:r w:rsidR="00B06452">
        <w:t xml:space="preserve">operation point of gain = 50. For the </w:t>
      </w:r>
      <w:proofErr w:type="spellStart"/>
      <w:r w:rsidR="00B06452">
        <w:t>Ly</w:t>
      </w:r>
      <w:r w:rsidR="0097339B">
        <w:t>so</w:t>
      </w:r>
      <w:proofErr w:type="spellEnd"/>
      <w:r w:rsidR="0097339B">
        <w:t xml:space="preserve"> case the beam flash related current is comparable to </w:t>
      </w:r>
      <w:r w:rsidR="00B06452">
        <w:t xml:space="preserve">the leakage current while it is </w:t>
      </w:r>
      <w:r w:rsidR="0097339B">
        <w:t xml:space="preserve">practically </w:t>
      </w:r>
      <w:r w:rsidR="00B06452">
        <w:t>negligible for the BaF</w:t>
      </w:r>
      <w:r w:rsidR="00B06452" w:rsidRPr="00B06452">
        <w:rPr>
          <w:vertAlign w:val="subscript"/>
        </w:rPr>
        <w:t>2</w:t>
      </w:r>
      <w:r w:rsidR="00B06452">
        <w:rPr>
          <w:vertAlign w:val="subscript"/>
        </w:rPr>
        <w:t xml:space="preserve">. </w:t>
      </w:r>
      <w:r w:rsidR="00B06452">
        <w:t xml:space="preserve">In case of </w:t>
      </w:r>
      <w:r w:rsidR="0097339B">
        <w:t xml:space="preserve">a </w:t>
      </w:r>
      <w:r w:rsidR="00B06452">
        <w:t>much higher beam flash dose, we foresee to implement a scheme of regulating the bias voltage with respec</w:t>
      </w:r>
      <w:r w:rsidR="0097339B">
        <w:t xml:space="preserve">t to the micro-bunch gating to lower </w:t>
      </w:r>
      <w:proofErr w:type="gramStart"/>
      <w:r w:rsidR="0097339B">
        <w:t>by  10</w:t>
      </w:r>
      <w:proofErr w:type="gramEnd"/>
      <w:r w:rsidR="0097339B">
        <w:t xml:space="preserve"> V the setting in </w:t>
      </w:r>
      <w:r w:rsidR="00B06452">
        <w:t xml:space="preserve">the first 200 ns and ramping back to full bias in </w:t>
      </w:r>
      <w:r w:rsidR="0097339B">
        <w:t>the next 100 ns</w:t>
      </w:r>
      <w:r w:rsidR="00B06452">
        <w:t>.</w:t>
      </w:r>
    </w:p>
    <w:p w14:paraId="5E42BF57" w14:textId="47BFA1FC" w:rsidR="00E96AB7" w:rsidRDefault="00E96AB7" w:rsidP="00B33F9F"/>
    <w:p w14:paraId="18AD520B" w14:textId="77777777" w:rsidR="00E96AB7" w:rsidRDefault="00E96AB7" w:rsidP="00B33F9F"/>
    <w:p w14:paraId="1C9A1B5E" w14:textId="732445A1" w:rsidR="00B33F9F" w:rsidRDefault="00B33F9F" w:rsidP="00B33F9F"/>
    <w:p w14:paraId="5F18A283" w14:textId="77777777" w:rsidR="00B33F9F" w:rsidRDefault="00B33F9F" w:rsidP="00B33F9F"/>
    <w:p w14:paraId="330F0469" w14:textId="78BB01F7" w:rsidR="00B33F9F" w:rsidRPr="00B06452" w:rsidRDefault="00B06452" w:rsidP="00B33F9F"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33EEA67" wp14:editId="005664CE">
            <wp:simplePos x="0" y="0"/>
            <wp:positionH relativeFrom="column">
              <wp:posOffset>2566035</wp:posOffset>
            </wp:positionH>
            <wp:positionV relativeFrom="paragraph">
              <wp:posOffset>116840</wp:posOffset>
            </wp:positionV>
            <wp:extent cx="2732405" cy="1307465"/>
            <wp:effectExtent l="0" t="0" r="10795" b="0"/>
            <wp:wrapSquare wrapText="bothSides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58FF7B51" wp14:editId="394751CC">
            <wp:simplePos x="0" y="0"/>
            <wp:positionH relativeFrom="column">
              <wp:posOffset>51435</wp:posOffset>
            </wp:positionH>
            <wp:positionV relativeFrom="paragraph">
              <wp:posOffset>-111760</wp:posOffset>
            </wp:positionV>
            <wp:extent cx="2675890" cy="1828800"/>
            <wp:effectExtent l="0" t="0" r="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D855D2" wp14:editId="6F76F662">
                <wp:simplePos x="0" y="0"/>
                <wp:positionH relativeFrom="column">
                  <wp:posOffset>51435</wp:posOffset>
                </wp:positionH>
                <wp:positionV relativeFrom="paragraph">
                  <wp:posOffset>1717040</wp:posOffset>
                </wp:positionV>
                <wp:extent cx="5372100" cy="457200"/>
                <wp:effectExtent l="0" t="0" r="1270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8103DC" w14:textId="0D9EAD82" w:rsidR="00CB5D85" w:rsidRPr="00F36FFA" w:rsidRDefault="00CB5D85" w:rsidP="00B06452">
                            <w:pPr>
                              <w:pStyle w:val="Caption"/>
                              <w:rPr>
                                <w:b/>
                                <w:noProof/>
                                <w:lang w:eastAsia="en-US"/>
                              </w:rPr>
                            </w:pPr>
                            <w:bookmarkStart w:id="7" w:name="_Ref253741614"/>
                            <w:bookmarkStart w:id="8" w:name="_Ref253741582"/>
                            <w:r>
                              <w:t xml:space="preserve">Table </w:t>
                            </w:r>
                            <w:fldSimple w:instr=" SEQ Tabl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7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Characteristics of the Amp-HV chip (Left) for the amplification side and (right) for the linear regulator side.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9" type="#_x0000_t202" style="position:absolute;left:0;text-align:left;margin-left:4.05pt;margin-top:135.2pt;width:423pt;height:3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" stroked="f">
                <v:textbox inset="0,0,0,0">
                  <w:txbxContent>
                    <w:p w14:paraId="7D8103DC" w14:textId="0D9EAD82" w:rsidR="00CB5D85" w:rsidRPr="00F36FFA" w:rsidRDefault="00CB5D85" w:rsidP="00B06452">
                      <w:pPr>
                        <w:pStyle w:val="Caption"/>
                        <w:rPr>
                          <w:b/>
                          <w:noProof/>
                          <w:lang w:eastAsia="en-US"/>
                        </w:rPr>
                      </w:pPr>
                      <w:bookmarkStart w:id="9" w:name="_Ref253741614"/>
                      <w:bookmarkStart w:id="10" w:name="_Ref253741582"/>
                      <w:r>
                        <w:t xml:space="preserve">Table </w:t>
                      </w:r>
                      <w:fldSimple w:instr=" SEQ Tabl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Characteristics of the Amp-HV chip (Left) for the amplification side and (right) for the linear regulator side.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28B579" w14:textId="32612FA9" w:rsidR="00113651" w:rsidRPr="003762CF" w:rsidRDefault="003762CF" w:rsidP="00113651">
      <w:pPr>
        <w:rPr>
          <w:b/>
          <w:sz w:val="28"/>
          <w:szCs w:val="28"/>
        </w:rPr>
      </w:pPr>
      <w:r w:rsidRPr="003762CF">
        <w:rPr>
          <w:b/>
          <w:sz w:val="28"/>
          <w:szCs w:val="28"/>
        </w:rPr>
        <w:t xml:space="preserve">1.5.1 </w:t>
      </w:r>
      <w:r w:rsidR="00113651" w:rsidRPr="003762CF">
        <w:rPr>
          <w:b/>
          <w:sz w:val="28"/>
          <w:szCs w:val="28"/>
        </w:rPr>
        <w:t>The Amp-HV chip</w:t>
      </w:r>
    </w:p>
    <w:p w14:paraId="595D1225" w14:textId="77777777" w:rsidR="00B33F9F" w:rsidRDefault="00B33F9F" w:rsidP="00B33F9F"/>
    <w:p w14:paraId="628DE9F5" w14:textId="77777777" w:rsidR="00B33F9F" w:rsidRDefault="00B33F9F" w:rsidP="00B33F9F">
      <w:r w:rsidRPr="004C1E55">
        <w:t xml:space="preserve">The </w:t>
      </w:r>
      <w:r>
        <w:t xml:space="preserve">Amp-HV is a multi-layer double sided, discrete components, that carries out the double work of amplifying the photo-sensor signal while providing and locally regulating the bias voltage to the photo-sensor, significantly reducing the noise loop-area. The two functions are independently in a single layer of the chip, named Amp and HV sides. </w:t>
      </w:r>
    </w:p>
    <w:p w14:paraId="79555802" w14:textId="2C0BDACD" w:rsidR="00B33F9F" w:rsidRDefault="00B33F9F" w:rsidP="00B33F9F">
      <w:r>
        <w:t>The project and the development of the chip have been done at LNF by the SEA electronic department; a detailed description of the system can be found in ref [LNF-Note</w:t>
      </w:r>
      <w:r w:rsidR="00B06452">
        <w:t xml:space="preserve">]. </w:t>
      </w:r>
      <w:r>
        <w:t xml:space="preserve">40 prototypes have been built during 2013 and have been used for the test of the LYSO matrix prototype and for </w:t>
      </w:r>
      <w:r w:rsidR="00B06452">
        <w:t xml:space="preserve">the </w:t>
      </w:r>
      <w:r>
        <w:t xml:space="preserve">characterization of </w:t>
      </w:r>
      <w:r w:rsidR="00B06452">
        <w:t>the</w:t>
      </w:r>
      <w:r>
        <w:t xml:space="preserve"> BaF</w:t>
      </w:r>
      <w:r w:rsidRPr="00171798">
        <w:rPr>
          <w:vertAlign w:val="subscript"/>
        </w:rPr>
        <w:t>2</w:t>
      </w:r>
      <w:r>
        <w:t xml:space="preserve"> crystals. A picture of </w:t>
      </w:r>
      <w:r w:rsidR="00113651">
        <w:t xml:space="preserve">one prototype is shown in </w:t>
      </w:r>
      <w:r w:rsidR="00113651">
        <w:fldChar w:fldCharType="begin"/>
      </w:r>
      <w:r w:rsidR="00113651">
        <w:instrText xml:space="preserve"> REF _Ref253741496 \h </w:instrText>
      </w:r>
      <w:r w:rsidR="00113651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3</w:t>
      </w:r>
      <w:r w:rsidR="00113651">
        <w:fldChar w:fldCharType="end"/>
      </w:r>
      <w:r>
        <w:t>.</w:t>
      </w:r>
    </w:p>
    <w:p w14:paraId="11150549" w14:textId="460F95EA" w:rsidR="00B06452" w:rsidRDefault="00113651" w:rsidP="00B33F9F">
      <w:r>
        <w:rPr>
          <w:noProof/>
          <w:lang w:eastAsia="en-US"/>
        </w:rPr>
        <w:drawing>
          <wp:anchor distT="0" distB="0" distL="114300" distR="114300" simplePos="0" relativeHeight="251698176" behindDoc="0" locked="0" layoutInCell="1" allowOverlap="1" wp14:anchorId="35700E5F" wp14:editId="5EF7069A">
            <wp:simplePos x="0" y="0"/>
            <wp:positionH relativeFrom="column">
              <wp:posOffset>2794635</wp:posOffset>
            </wp:positionH>
            <wp:positionV relativeFrom="paragraph">
              <wp:posOffset>279400</wp:posOffset>
            </wp:positionV>
            <wp:extent cx="2727325" cy="1380490"/>
            <wp:effectExtent l="0" t="0" r="0" b="0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6114C4" w14:textId="0D39D7C5" w:rsidR="00B06452" w:rsidRDefault="00113651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E514E2" wp14:editId="77A7C353">
                <wp:simplePos x="0" y="0"/>
                <wp:positionH relativeFrom="column">
                  <wp:posOffset>165735</wp:posOffset>
                </wp:positionH>
                <wp:positionV relativeFrom="paragraph">
                  <wp:posOffset>1512570</wp:posOffset>
                </wp:positionV>
                <wp:extent cx="5486400" cy="278130"/>
                <wp:effectExtent l="0" t="0" r="0" b="127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CB337C" w14:textId="63FF61D5" w:rsidR="00CB5D85" w:rsidRPr="007123C0" w:rsidRDefault="00CB5D85" w:rsidP="00113651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1" w:name="_Ref253741496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1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 xml:space="preserve">Picture </w:t>
                            </w:r>
                            <w:proofErr w:type="gramStart"/>
                            <w:r w:rsidRPr="0097339B">
                              <w:rPr>
                                <w:i/>
                              </w:rPr>
                              <w:t>of one Amp-HV prototype (Left) amplification</w:t>
                            </w:r>
                            <w:proofErr w:type="gramEnd"/>
                            <w:r w:rsidRPr="0097339B">
                              <w:rPr>
                                <w:i/>
                              </w:rPr>
                              <w:t xml:space="preserve"> (right) HV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left:0;text-align:left;margin-left:13.05pt;margin-top:119.1pt;width:6in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" stroked="f">
                <v:textbox inset="0,0,0,0">
                  <w:txbxContent>
                    <w:p w14:paraId="52CB337C" w14:textId="63FF61D5" w:rsidR="00CB5D85" w:rsidRPr="007123C0" w:rsidRDefault="00CB5D85" w:rsidP="00113651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2" w:name="_Ref253741496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2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 xml:space="preserve">Picture </w:t>
                      </w:r>
                      <w:proofErr w:type="gramStart"/>
                      <w:r w:rsidRPr="0097339B">
                        <w:rPr>
                          <w:i/>
                        </w:rPr>
                        <w:t>of one Amp-HV prototype (Left) amplification</w:t>
                      </w:r>
                      <w:proofErr w:type="gramEnd"/>
                      <w:r w:rsidRPr="0097339B">
                        <w:rPr>
                          <w:i/>
                        </w:rPr>
                        <w:t xml:space="preserve"> (right) HV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96128" behindDoc="0" locked="0" layoutInCell="1" allowOverlap="1" wp14:anchorId="0D61A44F" wp14:editId="724D00DF">
            <wp:simplePos x="0" y="0"/>
            <wp:positionH relativeFrom="column">
              <wp:posOffset>165735</wp:posOffset>
            </wp:positionH>
            <wp:positionV relativeFrom="paragraph">
              <wp:posOffset>76200</wp:posOffset>
            </wp:positionV>
            <wp:extent cx="2577465" cy="1379220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14783" w14:textId="77777777" w:rsidR="00113651" w:rsidRPr="00113651" w:rsidRDefault="00113651" w:rsidP="00113651">
      <w:pPr>
        <w:rPr>
          <w:b/>
        </w:rPr>
      </w:pPr>
      <w:r w:rsidRPr="00F8295A">
        <w:rPr>
          <w:b/>
        </w:rPr>
        <w:t xml:space="preserve">The </w:t>
      </w:r>
      <w:r>
        <w:rPr>
          <w:b/>
        </w:rPr>
        <w:t>amplification layer</w:t>
      </w:r>
    </w:p>
    <w:p w14:paraId="5A1E362B" w14:textId="5FD4B00D" w:rsidR="00B33F9F" w:rsidRDefault="00B33F9F" w:rsidP="00B33F9F">
      <w:r>
        <w:t>The specification</w:t>
      </w:r>
      <w:r w:rsidR="00113651">
        <w:t>s</w:t>
      </w:r>
      <w:r>
        <w:t xml:space="preserve"> for the amplification layer has been developed and tuned to work with the photo-sensor connected to a LYSO crystal, however minor adjus</w:t>
      </w:r>
      <w:r w:rsidR="00113651">
        <w:t>tment to the parameters of the g</w:t>
      </w:r>
      <w:r>
        <w:t>ain and power dissipation, can be carr</w:t>
      </w:r>
      <w:r w:rsidR="00113651">
        <w:t>ied out in the next production.</w:t>
      </w:r>
      <w:r>
        <w:t xml:space="preserve"> The scheme is that of a double stage Trans-impedance preamplifier, with a final Trans-impedance gain of 14k</w:t>
      </w:r>
      <w:r>
        <w:rPr>
          <w:rFonts w:cs="Times New Roman"/>
        </w:rPr>
        <w:t>Ω</w:t>
      </w:r>
      <w:r>
        <w:t xml:space="preserve"> (voltage equivalent, </w:t>
      </w:r>
      <w:proofErr w:type="spellStart"/>
      <w:r>
        <w:t>Vout</w:t>
      </w:r>
      <w:proofErr w:type="spellEnd"/>
      <w:r>
        <w:t>/Vin of 300) while keeping a very good equivalent nois</w:t>
      </w:r>
      <w:r w:rsidR="00113651">
        <w:t>e charge (ENC) level of about 10</w:t>
      </w:r>
      <w:r>
        <w:t xml:space="preserve">00 electrons, without capacitor </w:t>
      </w:r>
      <w:r>
        <w:lastRenderedPageBreak/>
        <w:t xml:space="preserve">source. The basic characteristics are described in </w:t>
      </w:r>
      <w:r w:rsidR="00113651">
        <w:fldChar w:fldCharType="begin"/>
      </w:r>
      <w:r w:rsidR="00113651">
        <w:instrText xml:space="preserve"> REF _Ref253741614 \h </w:instrText>
      </w:r>
      <w:r w:rsidR="00113651">
        <w:fldChar w:fldCharType="separate"/>
      </w:r>
      <w:r w:rsidR="00CB5D85">
        <w:t xml:space="preserve">Table </w:t>
      </w:r>
      <w:r w:rsidR="00CB5D85">
        <w:rPr>
          <w:noProof/>
        </w:rPr>
        <w:t>1</w:t>
      </w:r>
      <w:r w:rsidR="00113651">
        <w:fldChar w:fldCharType="end"/>
      </w:r>
      <w:r w:rsidR="00113651">
        <w:t xml:space="preserve">, while a sketch of the preamplifier circuit is presented in </w:t>
      </w:r>
      <w:r w:rsidR="00113651">
        <w:fldChar w:fldCharType="begin"/>
      </w:r>
      <w:r w:rsidR="00113651">
        <w:instrText xml:space="preserve"> REF _Ref253741712 \h </w:instrText>
      </w:r>
      <w:r w:rsidR="00113651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4</w:t>
      </w:r>
      <w:r w:rsidR="00113651">
        <w:fldChar w:fldCharType="end"/>
      </w:r>
      <w:r w:rsidR="00113651">
        <w:t>.</w:t>
      </w:r>
    </w:p>
    <w:p w14:paraId="5410E9C2" w14:textId="77777777" w:rsidR="00B33F9F" w:rsidRDefault="00B33F9F" w:rsidP="00B33F9F"/>
    <w:p w14:paraId="70AEACE3" w14:textId="77777777" w:rsidR="00156FAD" w:rsidRDefault="00113651" w:rsidP="00156FAD">
      <w:pPr>
        <w:rPr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4DCD0E" wp14:editId="7EC0943C">
                <wp:simplePos x="0" y="0"/>
                <wp:positionH relativeFrom="column">
                  <wp:posOffset>304800</wp:posOffset>
                </wp:positionH>
                <wp:positionV relativeFrom="paragraph">
                  <wp:posOffset>1690370</wp:posOffset>
                </wp:positionV>
                <wp:extent cx="4920615" cy="28765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61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368BF3" w14:textId="45D909AA" w:rsidR="00CB5D85" w:rsidRPr="00347C17" w:rsidRDefault="00CB5D85" w:rsidP="00113651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3" w:name="_Ref253741712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3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Simplified scheme of the Amp-HV amplifier.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1" type="#_x0000_t202" style="position:absolute;left:0;text-align:left;margin-left:24pt;margin-top:133.1pt;width:387.45pt;height:2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" stroked="f">
                <v:textbox style="mso-fit-shape-to-text:t" inset="0,0,0,0">
                  <w:txbxContent>
                    <w:p w14:paraId="36368BF3" w14:textId="45D909AA" w:rsidR="00CB5D85" w:rsidRPr="00347C17" w:rsidRDefault="00CB5D85" w:rsidP="00113651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4" w:name="_Ref253741712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4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Simplified scheme of the Amp-HV amplifier.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F9F"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5B08F414" wp14:editId="01889383">
            <wp:simplePos x="0" y="0"/>
            <wp:positionH relativeFrom="column">
              <wp:posOffset>304800</wp:posOffset>
            </wp:positionH>
            <wp:positionV relativeFrom="paragraph">
              <wp:posOffset>25400</wp:posOffset>
            </wp:positionV>
            <wp:extent cx="4920615" cy="1607820"/>
            <wp:effectExtent l="0" t="0" r="6985" b="0"/>
            <wp:wrapSquare wrapText="bothSides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13651">
        <w:rPr>
          <w:b/>
        </w:rPr>
        <w:t xml:space="preserve"> </w:t>
      </w:r>
    </w:p>
    <w:p w14:paraId="782B8084" w14:textId="77777777" w:rsidR="00156FAD" w:rsidRPr="00113651" w:rsidRDefault="00156FAD" w:rsidP="00156FAD">
      <w:pPr>
        <w:rPr>
          <w:b/>
        </w:rPr>
      </w:pPr>
      <w:r w:rsidRPr="00F8295A">
        <w:rPr>
          <w:b/>
        </w:rPr>
        <w:t xml:space="preserve">The </w:t>
      </w:r>
      <w:r>
        <w:rPr>
          <w:b/>
        </w:rPr>
        <w:t>linear regulator layer</w:t>
      </w:r>
    </w:p>
    <w:p w14:paraId="27E4A506" w14:textId="6BDBF764" w:rsidR="00B33F9F" w:rsidRPr="00113651" w:rsidRDefault="00B33F9F" w:rsidP="00156FAD">
      <w:pPr>
        <w:rPr>
          <w:b/>
        </w:rPr>
      </w:pPr>
    </w:p>
    <w:p w14:paraId="2454BF83" w14:textId="5DF1BB22" w:rsidR="00B33F9F" w:rsidRPr="00156FAD" w:rsidRDefault="00113651" w:rsidP="00156FAD">
      <w:pPr>
        <w:spacing w:line="276" w:lineRule="auto"/>
        <w:rPr>
          <w:rStyle w:val="hps"/>
        </w:rPr>
      </w:pPr>
      <w:r>
        <w:t>The basic requirements for the linear regulator</w:t>
      </w:r>
      <w:r w:rsidR="00156FAD">
        <w:t xml:space="preserve"> </w:t>
      </w:r>
      <w:r w:rsidR="00B33F9F">
        <w:t>are that of an extreme precision in the regulation (16 bit) voltage and long-Term stability, better than 100 ppm</w:t>
      </w:r>
      <w:r w:rsidR="00156FAD">
        <w:t>.</w:t>
      </w:r>
      <w:r w:rsidR="00B33F9F">
        <w:rPr>
          <w:rStyle w:val="hps"/>
        </w:rPr>
        <w:t xml:space="preserve"> </w:t>
      </w:r>
      <w:r w:rsidR="00B33F9F">
        <w:t xml:space="preserve">The current limit on the jersey of the APD, at the moment is conservatively set to about 300 </w:t>
      </w:r>
      <w:proofErr w:type="spellStart"/>
      <w:r w:rsidR="00B33F9F">
        <w:t>uA</w:t>
      </w:r>
      <w:proofErr w:type="spellEnd"/>
      <w:r w:rsidR="00B33F9F">
        <w:t>; this value will be optimized in a latter</w:t>
      </w:r>
      <w:r w:rsidR="00156FAD">
        <w:t xml:space="preserve"> stage. In Tab.1.right, </w:t>
      </w:r>
      <w:r w:rsidR="00B33F9F">
        <w:t xml:space="preserve">the </w:t>
      </w:r>
      <w:proofErr w:type="gramStart"/>
      <w:r w:rsidR="00B33F9F">
        <w:t xml:space="preserve">list of measurement characteristics done with the prototype </w:t>
      </w:r>
      <w:r w:rsidR="00156FAD">
        <w:t>are</w:t>
      </w:r>
      <w:proofErr w:type="gramEnd"/>
      <w:r w:rsidR="00156FAD">
        <w:t xml:space="preserve"> summarized. In </w:t>
      </w:r>
      <w:r w:rsidR="00156FAD">
        <w:fldChar w:fldCharType="begin"/>
      </w:r>
      <w:r w:rsidR="00156FAD">
        <w:instrText xml:space="preserve"> REF _Ref253742225 \h </w:instrText>
      </w:r>
      <w:r w:rsidR="00156FAD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5</w:t>
      </w:r>
      <w:r w:rsidR="00156FAD">
        <w:fldChar w:fldCharType="end"/>
      </w:r>
      <w:r w:rsidR="00156FAD">
        <w:t xml:space="preserve">, the basic scheme for the linear regulator is shown. </w:t>
      </w:r>
      <w:r w:rsidR="00B33F9F">
        <w:rPr>
          <w:rStyle w:val="hps"/>
        </w:rPr>
        <w:t>The high voltage</w:t>
      </w:r>
      <w:r w:rsidR="00B33F9F">
        <w:t xml:space="preserve"> </w:t>
      </w:r>
      <w:r w:rsidR="00B33F9F">
        <w:rPr>
          <w:rStyle w:val="hps"/>
        </w:rPr>
        <w:t>required</w:t>
      </w:r>
      <w:r w:rsidR="00B33F9F">
        <w:t xml:space="preserve"> </w:t>
      </w:r>
      <w:r w:rsidR="00B33F9F">
        <w:rPr>
          <w:rStyle w:val="hps"/>
        </w:rPr>
        <w:t>for</w:t>
      </w:r>
      <w:r w:rsidR="00B33F9F">
        <w:t xml:space="preserve"> </w:t>
      </w:r>
      <w:r w:rsidR="00B33F9F">
        <w:rPr>
          <w:rStyle w:val="hps"/>
        </w:rPr>
        <w:t>the APD</w:t>
      </w:r>
      <w:r w:rsidR="00B33F9F">
        <w:t xml:space="preserve">, </w:t>
      </w:r>
      <w:r w:rsidR="00B33F9F">
        <w:rPr>
          <w:rStyle w:val="hps"/>
        </w:rPr>
        <w:t>is produced by a</w:t>
      </w:r>
      <w:r w:rsidR="00B33F9F">
        <w:t xml:space="preserve"> </w:t>
      </w:r>
      <w:r w:rsidR="00B33F9F">
        <w:rPr>
          <w:rStyle w:val="hps"/>
        </w:rPr>
        <w:t>primary generator</w:t>
      </w:r>
      <w:r w:rsidR="00B33F9F">
        <w:t xml:space="preserve"> </w:t>
      </w:r>
      <w:r w:rsidR="00B33F9F">
        <w:rPr>
          <w:rStyle w:val="hps"/>
        </w:rPr>
        <w:t>in</w:t>
      </w:r>
      <w:r w:rsidR="00B33F9F">
        <w:t xml:space="preserve"> </w:t>
      </w:r>
      <w:r w:rsidR="00B33F9F">
        <w:rPr>
          <w:rStyle w:val="hps"/>
        </w:rPr>
        <w:t>switching</w:t>
      </w:r>
      <w:r w:rsidR="00156FAD">
        <w:rPr>
          <w:rStyle w:val="hps"/>
        </w:rPr>
        <w:t xml:space="preserve"> technology</w:t>
      </w:r>
      <w:r w:rsidR="00B33F9F">
        <w:rPr>
          <w:rStyle w:val="hps"/>
        </w:rPr>
        <w:t xml:space="preserve">, with </w:t>
      </w:r>
      <w:r w:rsidR="00156FAD">
        <w:rPr>
          <w:rStyle w:val="hps"/>
        </w:rPr>
        <w:t xml:space="preserve">very </w:t>
      </w:r>
      <w:r w:rsidR="00B33F9F">
        <w:rPr>
          <w:rStyle w:val="hps"/>
        </w:rPr>
        <w:t>low noise</w:t>
      </w:r>
      <w:r w:rsidR="00B33F9F">
        <w:t xml:space="preserve">, residing </w:t>
      </w:r>
      <w:r w:rsidR="00B33F9F">
        <w:rPr>
          <w:rStyle w:val="hps"/>
        </w:rPr>
        <w:t>on the controller board</w:t>
      </w:r>
      <w:r w:rsidR="00B33F9F">
        <w:t xml:space="preserve">, which </w:t>
      </w:r>
      <w:r w:rsidR="00B33F9F">
        <w:rPr>
          <w:rStyle w:val="hps"/>
        </w:rPr>
        <w:t>generates a voltage</w:t>
      </w:r>
      <w:r w:rsidR="00B33F9F">
        <w:t xml:space="preserve"> </w:t>
      </w:r>
      <w:r w:rsidR="00B33F9F">
        <w:rPr>
          <w:rStyle w:val="hps"/>
        </w:rPr>
        <w:t>of</w:t>
      </w:r>
      <w:r w:rsidR="00B33F9F">
        <w:t xml:space="preserve"> </w:t>
      </w:r>
      <w:r w:rsidR="00B33F9F">
        <w:rPr>
          <w:rStyle w:val="hps"/>
        </w:rPr>
        <w:t>530</w:t>
      </w:r>
      <w:r w:rsidR="00156FAD">
        <w:rPr>
          <w:rStyle w:val="hps"/>
        </w:rPr>
        <w:t xml:space="preserve"> </w:t>
      </w:r>
      <w:r w:rsidR="00B33F9F">
        <w:rPr>
          <w:rStyle w:val="hps"/>
        </w:rPr>
        <w:t>V, a</w:t>
      </w:r>
      <w:r w:rsidR="00B33F9F">
        <w:t xml:space="preserve"> </w:t>
      </w:r>
      <w:r w:rsidR="00B33F9F">
        <w:rPr>
          <w:rStyle w:val="hps"/>
        </w:rPr>
        <w:t>current</w:t>
      </w:r>
      <w:r w:rsidR="00B33F9F" w:rsidRPr="00991FF1">
        <w:rPr>
          <w:rStyle w:val="hps"/>
        </w:rPr>
        <w:t xml:space="preserve"> </w:t>
      </w:r>
      <w:r w:rsidR="00B33F9F">
        <w:rPr>
          <w:rStyle w:val="hps"/>
        </w:rPr>
        <w:t>of 5.5</w:t>
      </w:r>
      <w:r w:rsidR="00156FAD">
        <w:rPr>
          <w:rStyle w:val="hps"/>
        </w:rPr>
        <w:t xml:space="preserve"> </w:t>
      </w:r>
      <w:r w:rsidR="00B33F9F">
        <w:rPr>
          <w:rStyle w:val="hps"/>
        </w:rPr>
        <w:t>mA,</w:t>
      </w:r>
      <w:r w:rsidR="00B33F9F">
        <w:t xml:space="preserve"> </w:t>
      </w:r>
      <w:r w:rsidR="00156FAD">
        <w:rPr>
          <w:rStyle w:val="hps"/>
        </w:rPr>
        <w:t xml:space="preserve">sufficient </w:t>
      </w:r>
      <w:r w:rsidR="00B33F9F">
        <w:rPr>
          <w:rStyle w:val="hps"/>
        </w:rPr>
        <w:t>to power</w:t>
      </w:r>
      <w:r w:rsidR="00B33F9F">
        <w:t xml:space="preserve"> </w:t>
      </w:r>
      <w:r w:rsidR="00B33F9F">
        <w:rPr>
          <w:rStyle w:val="hps"/>
        </w:rPr>
        <w:t xml:space="preserve">in </w:t>
      </w:r>
      <w:proofErr w:type="gramStart"/>
      <w:r w:rsidR="00B33F9F">
        <w:rPr>
          <w:rStyle w:val="hps"/>
        </w:rPr>
        <w:t>parallel</w:t>
      </w:r>
      <w:r w:rsidR="00B33F9F">
        <w:t xml:space="preserve">  </w:t>
      </w:r>
      <w:r w:rsidR="00B33F9F">
        <w:rPr>
          <w:rStyle w:val="hps"/>
        </w:rPr>
        <w:t>16</w:t>
      </w:r>
      <w:proofErr w:type="gramEnd"/>
      <w:r w:rsidR="00B33F9F">
        <w:rPr>
          <w:rStyle w:val="hps"/>
        </w:rPr>
        <w:t xml:space="preserve"> channels. The ON and OFF of the channel is controlled by the ARM processor, as described</w:t>
      </w:r>
      <w:r w:rsidR="00156FAD">
        <w:rPr>
          <w:rStyle w:val="hps"/>
        </w:rPr>
        <w:t xml:space="preserve"> later</w:t>
      </w:r>
      <w:r w:rsidR="00B33F9F">
        <w:rPr>
          <w:rStyle w:val="hps"/>
        </w:rPr>
        <w:t xml:space="preserve">. </w:t>
      </w:r>
      <w:r w:rsidR="00156FAD">
        <w:rPr>
          <w:rStyle w:val="hps"/>
        </w:rPr>
        <w:t>T</w:t>
      </w:r>
      <w:r w:rsidR="00B33F9F">
        <w:rPr>
          <w:rStyle w:val="hps"/>
        </w:rPr>
        <w:t>he</w:t>
      </w:r>
      <w:r w:rsidR="00B33F9F">
        <w:t xml:space="preserve"> </w:t>
      </w:r>
      <w:r w:rsidR="00B33F9F">
        <w:rPr>
          <w:rStyle w:val="hps"/>
        </w:rPr>
        <w:t>input voltage</w:t>
      </w:r>
      <w:r w:rsidR="00B33F9F">
        <w:t xml:space="preserve"> </w:t>
      </w:r>
      <w:r w:rsidR="00B33F9F">
        <w:rPr>
          <w:rStyle w:val="hps"/>
        </w:rPr>
        <w:t>of 530</w:t>
      </w:r>
      <w:r w:rsidR="00156FAD">
        <w:rPr>
          <w:rStyle w:val="hps"/>
        </w:rPr>
        <w:t xml:space="preserve"> </w:t>
      </w:r>
      <w:proofErr w:type="gramStart"/>
      <w:r w:rsidR="00B33F9F">
        <w:rPr>
          <w:rStyle w:val="hps"/>
        </w:rPr>
        <w:t>V</w:t>
      </w:r>
      <w:r w:rsidR="00B33F9F">
        <w:t>,</w:t>
      </w:r>
      <w:proofErr w:type="gramEnd"/>
      <w:r w:rsidR="00B33F9F">
        <w:t xml:space="preserve"> </w:t>
      </w:r>
      <w:r w:rsidR="00B33F9F">
        <w:rPr>
          <w:rStyle w:val="hps"/>
        </w:rPr>
        <w:t>is followed by a</w:t>
      </w:r>
      <w:r w:rsidR="00B33F9F">
        <w:t xml:space="preserve"> </w:t>
      </w:r>
      <w:r w:rsidR="00B33F9F">
        <w:rPr>
          <w:rStyle w:val="hps"/>
        </w:rPr>
        <w:t>constant current</w:t>
      </w:r>
      <w:r w:rsidR="00B33F9F">
        <w:t xml:space="preserve"> </w:t>
      </w:r>
      <w:r w:rsidR="00B33F9F">
        <w:rPr>
          <w:rStyle w:val="hps"/>
        </w:rPr>
        <w:t>generator</w:t>
      </w:r>
      <w:r w:rsidR="00B33F9F">
        <w:t xml:space="preserve">, </w:t>
      </w:r>
      <w:r w:rsidR="00B33F9F">
        <w:rPr>
          <w:rStyle w:val="hps"/>
        </w:rPr>
        <w:t>programmable</w:t>
      </w:r>
      <w:r w:rsidR="00B33F9F">
        <w:t xml:space="preserve"> </w:t>
      </w:r>
      <w:r w:rsidR="00B33F9F">
        <w:rPr>
          <w:rStyle w:val="hps"/>
        </w:rPr>
        <w:t>through appropriate</w:t>
      </w:r>
      <w:r w:rsidR="00B33F9F">
        <w:t xml:space="preserve"> </w:t>
      </w:r>
      <w:r w:rsidR="00B33F9F">
        <w:rPr>
          <w:rStyle w:val="hps"/>
        </w:rPr>
        <w:t>adjustment</w:t>
      </w:r>
      <w:r w:rsidR="00B33F9F">
        <w:t xml:space="preserve"> </w:t>
      </w:r>
      <w:r w:rsidR="00B33F9F">
        <w:rPr>
          <w:rStyle w:val="hps"/>
        </w:rPr>
        <w:t>resistor</w:t>
      </w:r>
      <w:r w:rsidR="00156FAD">
        <w:rPr>
          <w:rStyle w:val="hps"/>
        </w:rPr>
        <w:t>s</w:t>
      </w:r>
      <w:r w:rsidR="00B33F9F">
        <w:t xml:space="preserve">, which provides the </w:t>
      </w:r>
      <w:r w:rsidR="00B33F9F">
        <w:rPr>
          <w:rStyle w:val="hps"/>
        </w:rPr>
        <w:t>current</w:t>
      </w:r>
      <w:r w:rsidR="00B33F9F">
        <w:t xml:space="preserve"> </w:t>
      </w:r>
      <w:r w:rsidR="00B33F9F">
        <w:rPr>
          <w:rStyle w:val="hps"/>
        </w:rPr>
        <w:t>to the next stage</w:t>
      </w:r>
      <w:r w:rsidR="00B33F9F">
        <w:t xml:space="preserve"> </w:t>
      </w:r>
      <w:r w:rsidR="00B33F9F">
        <w:rPr>
          <w:rStyle w:val="hps"/>
        </w:rPr>
        <w:t>in</w:t>
      </w:r>
      <w:r w:rsidR="00B33F9F">
        <w:t xml:space="preserve"> </w:t>
      </w:r>
      <w:r w:rsidR="00B33F9F">
        <w:rPr>
          <w:rStyle w:val="hps"/>
        </w:rPr>
        <w:t xml:space="preserve">parallel way. This </w:t>
      </w:r>
      <w:r w:rsidR="00B33F9F">
        <w:t xml:space="preserve">provides </w:t>
      </w:r>
      <w:r w:rsidR="00B33F9F">
        <w:rPr>
          <w:rStyle w:val="hps"/>
        </w:rPr>
        <w:t>a stabilized</w:t>
      </w:r>
      <w:r w:rsidR="00B33F9F">
        <w:t xml:space="preserve"> </w:t>
      </w:r>
      <w:r w:rsidR="00B33F9F">
        <w:rPr>
          <w:rStyle w:val="hps"/>
        </w:rPr>
        <w:t>voltage</w:t>
      </w:r>
      <w:r w:rsidR="00B33F9F">
        <w:t xml:space="preserve"> </w:t>
      </w:r>
      <w:r w:rsidR="00B33F9F">
        <w:rPr>
          <w:rStyle w:val="hps"/>
        </w:rPr>
        <w:t>to the</w:t>
      </w:r>
      <w:r w:rsidR="00B33F9F">
        <w:t xml:space="preserve"> </w:t>
      </w:r>
      <w:r w:rsidR="00B33F9F">
        <w:rPr>
          <w:rStyle w:val="hps"/>
        </w:rPr>
        <w:t>leaders of the</w:t>
      </w:r>
      <w:r w:rsidR="00B33F9F">
        <w:t xml:space="preserve"> </w:t>
      </w:r>
      <w:r w:rsidR="00B33F9F">
        <w:rPr>
          <w:rStyle w:val="hps"/>
        </w:rPr>
        <w:t>APD</w:t>
      </w:r>
      <w:r w:rsidR="00B33F9F">
        <w:t xml:space="preserve"> </w:t>
      </w:r>
      <w:r w:rsidR="00B33F9F">
        <w:rPr>
          <w:rStyle w:val="hps"/>
        </w:rPr>
        <w:t>detector</w:t>
      </w:r>
      <w:r w:rsidR="00B33F9F">
        <w:t>, with local feedback.</w:t>
      </w:r>
      <w:r w:rsidR="00156FAD">
        <w:t xml:space="preserve"> </w:t>
      </w:r>
      <w:r w:rsidR="00B33F9F">
        <w:rPr>
          <w:rFonts w:eastAsia="Times New Roman" w:cs="Times New Roman"/>
          <w:lang w:eastAsia="it-IT"/>
        </w:rPr>
        <w:t>The output voltage is regulated by</w:t>
      </w:r>
      <w:r w:rsidR="00B33F9F" w:rsidRPr="002C2A2D">
        <w:rPr>
          <w:rFonts w:eastAsia="Times New Roman" w:cs="Times New Roman"/>
          <w:lang w:eastAsia="it-IT"/>
        </w:rPr>
        <w:t xml:space="preserve"> </w:t>
      </w:r>
      <w:r w:rsidR="00156FAD">
        <w:rPr>
          <w:rFonts w:eastAsia="Times New Roman" w:cs="Times New Roman"/>
          <w:lang w:eastAsia="it-IT"/>
        </w:rPr>
        <w:t xml:space="preserve">a </w:t>
      </w:r>
      <w:r w:rsidR="00B33F9F" w:rsidRPr="002C2A2D">
        <w:rPr>
          <w:rFonts w:eastAsia="Times New Roman" w:cs="Times New Roman"/>
          <w:lang w:eastAsia="it-IT"/>
        </w:rPr>
        <w:t>DAC and</w:t>
      </w:r>
      <w:r w:rsidR="00156FAD">
        <w:rPr>
          <w:rFonts w:eastAsia="Times New Roman" w:cs="Times New Roman"/>
          <w:lang w:eastAsia="it-IT"/>
        </w:rPr>
        <w:t xml:space="preserve"> is then readout again</w:t>
      </w:r>
      <w:r w:rsidR="00B33F9F" w:rsidRPr="002C2A2D">
        <w:rPr>
          <w:rFonts w:eastAsia="Times New Roman" w:cs="Times New Roman"/>
          <w:lang w:eastAsia="it-IT"/>
        </w:rPr>
        <w:t xml:space="preserve"> via </w:t>
      </w:r>
      <w:r w:rsidR="00156FAD">
        <w:rPr>
          <w:rFonts w:eastAsia="Times New Roman" w:cs="Times New Roman"/>
          <w:lang w:eastAsia="it-IT"/>
        </w:rPr>
        <w:t xml:space="preserve">an </w:t>
      </w:r>
      <w:r w:rsidR="00B33F9F" w:rsidRPr="002C2A2D">
        <w:rPr>
          <w:rFonts w:eastAsia="Times New Roman" w:cs="Times New Roman"/>
          <w:lang w:eastAsia="it-IT"/>
        </w:rPr>
        <w:t>ADC, with 16-</w:t>
      </w:r>
      <w:proofErr w:type="gramStart"/>
      <w:r w:rsidR="00B33F9F" w:rsidRPr="002C2A2D">
        <w:rPr>
          <w:rFonts w:eastAsia="Times New Roman" w:cs="Times New Roman"/>
          <w:lang w:eastAsia="it-IT"/>
        </w:rPr>
        <w:t>bit</w:t>
      </w:r>
      <w:r w:rsidR="00B33F9F">
        <w:rPr>
          <w:rFonts w:eastAsia="Times New Roman" w:cs="Times New Roman"/>
          <w:lang w:eastAsia="it-IT"/>
        </w:rPr>
        <w:t xml:space="preserve"> </w:t>
      </w:r>
      <w:r w:rsidR="00B33F9F" w:rsidRPr="002C2A2D">
        <w:rPr>
          <w:rFonts w:eastAsia="Times New Roman" w:cs="Times New Roman"/>
          <w:lang w:eastAsia="it-IT"/>
        </w:rPr>
        <w:t xml:space="preserve"> accuracy</w:t>
      </w:r>
      <w:proofErr w:type="gramEnd"/>
      <w:r w:rsidR="00B33F9F" w:rsidRPr="002C2A2D">
        <w:rPr>
          <w:rFonts w:eastAsia="Times New Roman" w:cs="Times New Roman"/>
          <w:lang w:eastAsia="it-IT"/>
        </w:rPr>
        <w:t>.</w:t>
      </w:r>
    </w:p>
    <w:p w14:paraId="6243CADF" w14:textId="512372F2" w:rsidR="00B33F9F" w:rsidRDefault="00156FAD" w:rsidP="00B33F9F">
      <w:pPr>
        <w:jc w:val="left"/>
        <w:rPr>
          <w:rStyle w:val="hp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FD8235" wp14:editId="3379125B">
                <wp:simplePos x="0" y="0"/>
                <wp:positionH relativeFrom="column">
                  <wp:posOffset>394335</wp:posOffset>
                </wp:positionH>
                <wp:positionV relativeFrom="paragraph">
                  <wp:posOffset>2028825</wp:posOffset>
                </wp:positionV>
                <wp:extent cx="4288790" cy="28765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79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43C683" w14:textId="59BC6C7C" w:rsidR="00CB5D85" w:rsidRPr="00671B6C" w:rsidRDefault="00CB5D85" w:rsidP="00156FAD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5" w:name="_Ref253742225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5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Simplified scheme for the Linear Regulator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2" type="#_x0000_t202" style="position:absolute;margin-left:31.05pt;margin-top:159.75pt;width:337.7pt;height:22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" stroked="f">
                <v:textbox style="mso-fit-shape-to-text:t" inset="0,0,0,0">
                  <w:txbxContent>
                    <w:p w14:paraId="6643C683" w14:textId="59BC6C7C" w:rsidR="00CB5D85" w:rsidRPr="00671B6C" w:rsidRDefault="00CB5D85" w:rsidP="00156FAD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6" w:name="_Ref253742225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6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Simplified scheme for the Linear Regulator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F9F"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3AF77D4B" wp14:editId="7C54B47E">
            <wp:simplePos x="0" y="0"/>
            <wp:positionH relativeFrom="column">
              <wp:posOffset>394335</wp:posOffset>
            </wp:positionH>
            <wp:positionV relativeFrom="paragraph">
              <wp:posOffset>130810</wp:posOffset>
            </wp:positionV>
            <wp:extent cx="4288790" cy="1840865"/>
            <wp:effectExtent l="0" t="0" r="3810" b="0"/>
            <wp:wrapSquare wrapText="bothSides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CAB563" w14:textId="77777777" w:rsidR="00B33F9F" w:rsidRDefault="00B33F9F" w:rsidP="00B33F9F">
      <w:pPr>
        <w:jc w:val="left"/>
        <w:rPr>
          <w:rStyle w:val="hps"/>
        </w:rPr>
      </w:pPr>
    </w:p>
    <w:p w14:paraId="449D71C7" w14:textId="77777777" w:rsidR="00B33F9F" w:rsidRDefault="00B33F9F" w:rsidP="00B33F9F">
      <w:pPr>
        <w:jc w:val="left"/>
        <w:rPr>
          <w:rStyle w:val="hps"/>
        </w:rPr>
      </w:pPr>
    </w:p>
    <w:p w14:paraId="6722BED3" w14:textId="77777777" w:rsidR="00B33F9F" w:rsidRDefault="00B33F9F" w:rsidP="00B33F9F">
      <w:pPr>
        <w:jc w:val="left"/>
        <w:rPr>
          <w:rStyle w:val="hps"/>
        </w:rPr>
      </w:pPr>
    </w:p>
    <w:p w14:paraId="3AFF9532" w14:textId="77777777" w:rsidR="00B33F9F" w:rsidRDefault="00B33F9F" w:rsidP="00B33F9F">
      <w:pPr>
        <w:jc w:val="left"/>
        <w:rPr>
          <w:rStyle w:val="hps"/>
        </w:rPr>
      </w:pPr>
    </w:p>
    <w:p w14:paraId="7A0B7242" w14:textId="77777777" w:rsidR="00B33F9F" w:rsidRDefault="00B33F9F" w:rsidP="00B33F9F">
      <w:pPr>
        <w:jc w:val="left"/>
        <w:rPr>
          <w:rStyle w:val="hps"/>
        </w:rPr>
      </w:pPr>
    </w:p>
    <w:p w14:paraId="242B38AD" w14:textId="77777777" w:rsidR="00B33F9F" w:rsidRDefault="00B33F9F" w:rsidP="00B33F9F">
      <w:pPr>
        <w:jc w:val="left"/>
        <w:rPr>
          <w:rStyle w:val="hps"/>
        </w:rPr>
      </w:pPr>
    </w:p>
    <w:p w14:paraId="292A1180" w14:textId="77777777" w:rsidR="00B33F9F" w:rsidRDefault="00B33F9F" w:rsidP="00B33F9F">
      <w:pPr>
        <w:jc w:val="left"/>
        <w:rPr>
          <w:rStyle w:val="hps"/>
        </w:rPr>
      </w:pPr>
    </w:p>
    <w:p w14:paraId="1DA4F161" w14:textId="77777777" w:rsidR="00156FAD" w:rsidRDefault="00156FAD" w:rsidP="00B33F9F">
      <w:pPr>
        <w:rPr>
          <w:rStyle w:val="hps"/>
        </w:rPr>
      </w:pPr>
    </w:p>
    <w:p w14:paraId="5BCCCA89" w14:textId="77777777" w:rsidR="00156FAD" w:rsidRDefault="00156FAD" w:rsidP="00B33F9F">
      <w:pPr>
        <w:rPr>
          <w:rStyle w:val="hps"/>
        </w:rPr>
      </w:pPr>
    </w:p>
    <w:p w14:paraId="37EE3221" w14:textId="77777777" w:rsidR="00156FAD" w:rsidRDefault="00156FAD" w:rsidP="00156FAD">
      <w:pPr>
        <w:rPr>
          <w:b/>
        </w:rPr>
      </w:pPr>
    </w:p>
    <w:p w14:paraId="5A82E1BA" w14:textId="242E004C" w:rsidR="00156FAD" w:rsidRDefault="00156FAD" w:rsidP="00B33F9F">
      <w:pPr>
        <w:rPr>
          <w:rStyle w:val="hps"/>
        </w:rPr>
      </w:pPr>
      <w:r>
        <w:rPr>
          <w:b/>
        </w:rPr>
        <w:t>Amp-UV cooling</w:t>
      </w:r>
    </w:p>
    <w:p w14:paraId="6A1A955A" w14:textId="77777777" w:rsidR="00156FAD" w:rsidRDefault="00156FAD" w:rsidP="00B33F9F">
      <w:pPr>
        <w:rPr>
          <w:rStyle w:val="hps"/>
        </w:rPr>
      </w:pPr>
    </w:p>
    <w:p w14:paraId="7D0AEC3F" w14:textId="4B873436" w:rsidR="00B33F9F" w:rsidRPr="00652443" w:rsidRDefault="00B33F9F" w:rsidP="00B33F9F">
      <w:r>
        <w:rPr>
          <w:rStyle w:val="hps"/>
        </w:rPr>
        <w:t>At the moment,</w:t>
      </w:r>
      <w:r>
        <w:t xml:space="preserve"> </w:t>
      </w:r>
      <w:r>
        <w:rPr>
          <w:rStyle w:val="hps"/>
        </w:rPr>
        <w:t>the issue of</w:t>
      </w:r>
      <w:r>
        <w:t xml:space="preserve"> integrating the </w:t>
      </w:r>
      <w:r>
        <w:rPr>
          <w:rStyle w:val="hps"/>
        </w:rPr>
        <w:t>cooling</w:t>
      </w:r>
      <w:r>
        <w:t xml:space="preserve"> </w:t>
      </w:r>
      <w:r>
        <w:rPr>
          <w:rStyle w:val="hps"/>
        </w:rPr>
        <w:t>with the</w:t>
      </w:r>
      <w:r>
        <w:t xml:space="preserve"> </w:t>
      </w:r>
      <w:r>
        <w:rPr>
          <w:rStyle w:val="hps"/>
        </w:rPr>
        <w:t xml:space="preserve">mechanics has not been yet </w:t>
      </w:r>
      <w:r w:rsidR="00156FAD">
        <w:rPr>
          <w:rStyle w:val="hps"/>
        </w:rPr>
        <w:t xml:space="preserve">fully </w:t>
      </w:r>
      <w:r>
        <w:rPr>
          <w:rStyle w:val="hps"/>
        </w:rPr>
        <w:t>addressed for the Amp-HV chip but a viable solution</w:t>
      </w:r>
      <w:r w:rsidR="00156FAD">
        <w:rPr>
          <w:rStyle w:val="hps"/>
        </w:rPr>
        <w:t xml:space="preserve"> is being designed</w:t>
      </w:r>
      <w:r>
        <w:rPr>
          <w:rStyle w:val="hps"/>
        </w:rPr>
        <w:t xml:space="preserve">. </w:t>
      </w:r>
      <w:r w:rsidR="00156FAD">
        <w:rPr>
          <w:rStyle w:val="hps"/>
        </w:rPr>
        <w:t>Since t</w:t>
      </w:r>
      <w:r>
        <w:rPr>
          <w:rStyle w:val="hps"/>
        </w:rPr>
        <w:t>he average power</w:t>
      </w:r>
      <w:r>
        <w:t xml:space="preserve"> </w:t>
      </w:r>
      <w:r>
        <w:rPr>
          <w:rStyle w:val="hps"/>
        </w:rPr>
        <w:t>to be dissipated is</w:t>
      </w:r>
      <w:r>
        <w:t xml:space="preserve"> </w:t>
      </w:r>
      <w:r w:rsidR="00156FAD">
        <w:rPr>
          <w:rStyle w:val="hps"/>
        </w:rPr>
        <w:t>of ~</w:t>
      </w:r>
      <w:r>
        <w:t xml:space="preserve"> </w:t>
      </w:r>
      <w:r>
        <w:rPr>
          <w:rStyle w:val="hps"/>
        </w:rPr>
        <w:t xml:space="preserve">150 </w:t>
      </w:r>
      <w:proofErr w:type="spellStart"/>
      <w:r>
        <w:rPr>
          <w:rStyle w:val="hps"/>
        </w:rPr>
        <w:t>mW</w:t>
      </w:r>
      <w:proofErr w:type="spellEnd"/>
      <w:r>
        <w:rPr>
          <w:rStyle w:val="hps"/>
        </w:rPr>
        <w:t xml:space="preserve"> per channel</w:t>
      </w:r>
      <w:proofErr w:type="gramStart"/>
      <w:r>
        <w:t xml:space="preserve">,  </w:t>
      </w:r>
      <w:r>
        <w:rPr>
          <w:rStyle w:val="hps"/>
        </w:rPr>
        <w:t>the</w:t>
      </w:r>
      <w:proofErr w:type="gramEnd"/>
      <w:r>
        <w:t xml:space="preserve"> </w:t>
      </w:r>
      <w:r>
        <w:rPr>
          <w:rStyle w:val="hps"/>
        </w:rPr>
        <w:t>ground</w:t>
      </w:r>
      <w:r>
        <w:t xml:space="preserve"> </w:t>
      </w:r>
      <w:r>
        <w:rPr>
          <w:rStyle w:val="hps"/>
        </w:rPr>
        <w:t>can not be connected directly to the shielding surface or to the cold fingers. The usage of a Bridge Resistor Bulk, capable of transferring</w:t>
      </w:r>
      <w:r>
        <w:t xml:space="preserve"> </w:t>
      </w:r>
      <w:r>
        <w:rPr>
          <w:rStyle w:val="hps"/>
        </w:rPr>
        <w:t>heat from the</w:t>
      </w:r>
      <w:r>
        <w:t xml:space="preserve"> Amp-</w:t>
      </w:r>
      <w:r>
        <w:rPr>
          <w:rStyle w:val="hps"/>
        </w:rPr>
        <w:t>HV</w:t>
      </w:r>
      <w:r w:rsidR="00156FAD">
        <w:rPr>
          <w:rStyle w:val="hps"/>
        </w:rPr>
        <w:t xml:space="preserve"> chip to the nearby</w:t>
      </w:r>
      <w:r>
        <w:t xml:space="preserve"> </w:t>
      </w:r>
      <w:r>
        <w:rPr>
          <w:rStyle w:val="hps"/>
        </w:rPr>
        <w:t>mechanics</w:t>
      </w:r>
      <w:r>
        <w:t xml:space="preserve"> </w:t>
      </w:r>
      <w:r w:rsidR="00156FAD">
        <w:rPr>
          <w:rStyle w:val="hps"/>
        </w:rPr>
        <w:t>is foreseen.</w:t>
      </w:r>
      <w:r w:rsidR="00156FAD">
        <w:t xml:space="preserve"> The bridge resistor</w:t>
      </w:r>
      <w:r>
        <w:t xml:space="preserve"> </w:t>
      </w:r>
      <w:r w:rsidR="00156FAD">
        <w:t xml:space="preserve">will do that </w:t>
      </w:r>
      <w:r>
        <w:rPr>
          <w:rStyle w:val="hps"/>
        </w:rPr>
        <w:t>with 1</w:t>
      </w:r>
      <w:r w:rsidR="00156FAD">
        <w:rPr>
          <w:rStyle w:val="hps"/>
        </w:rPr>
        <w:t xml:space="preserve"> </w:t>
      </w:r>
      <w:proofErr w:type="spellStart"/>
      <w:r>
        <w:rPr>
          <w:rStyle w:val="hps"/>
        </w:rPr>
        <w:t>pf</w:t>
      </w:r>
      <w:proofErr w:type="spellEnd"/>
      <w:r>
        <w:t xml:space="preserve"> </w:t>
      </w:r>
      <w:r>
        <w:rPr>
          <w:rStyle w:val="hps"/>
        </w:rPr>
        <w:t>coupling</w:t>
      </w:r>
      <w:r>
        <w:t xml:space="preserve"> </w:t>
      </w:r>
      <w:r w:rsidR="00156FAD">
        <w:rPr>
          <w:rStyle w:val="hps"/>
        </w:rPr>
        <w:t xml:space="preserve">leaving to </w:t>
      </w:r>
      <w:r>
        <w:rPr>
          <w:rStyle w:val="hps"/>
        </w:rPr>
        <w:t>the mechanic</w:t>
      </w:r>
      <w:r w:rsidR="00156FAD">
        <w:rPr>
          <w:rStyle w:val="hps"/>
        </w:rPr>
        <w:t>al support</w:t>
      </w:r>
      <w:r>
        <w:t xml:space="preserve"> </w:t>
      </w:r>
      <w:r w:rsidR="00156FAD">
        <w:rPr>
          <w:rStyle w:val="hps"/>
        </w:rPr>
        <w:t xml:space="preserve">the duty to </w:t>
      </w:r>
      <w:r>
        <w:rPr>
          <w:rStyle w:val="hps"/>
        </w:rPr>
        <w:t>exchange</w:t>
      </w:r>
      <w:r>
        <w:t xml:space="preserve"> </w:t>
      </w:r>
      <w:r w:rsidR="00156FAD">
        <w:rPr>
          <w:rStyle w:val="hps"/>
        </w:rPr>
        <w:t xml:space="preserve">heat via </w:t>
      </w:r>
      <w:r>
        <w:rPr>
          <w:rStyle w:val="hps"/>
        </w:rPr>
        <w:t>cold finger</w:t>
      </w:r>
      <w:r w:rsidR="00156FAD">
        <w:rPr>
          <w:rStyle w:val="hps"/>
        </w:rPr>
        <w:t>s</w:t>
      </w:r>
      <w:r>
        <w:rPr>
          <w:rStyle w:val="hps"/>
        </w:rPr>
        <w:t>.</w:t>
      </w:r>
    </w:p>
    <w:p w14:paraId="27161F61" w14:textId="53222DF6" w:rsidR="00B33F9F" w:rsidRDefault="000045D6" w:rsidP="00B33F9F">
      <w:pPr>
        <w:rPr>
          <w:rStyle w:val="hps"/>
        </w:rPr>
      </w:pP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 wp14:anchorId="640E1FB3" wp14:editId="3A0973E4">
            <wp:simplePos x="0" y="0"/>
            <wp:positionH relativeFrom="column">
              <wp:posOffset>622935</wp:posOffset>
            </wp:positionH>
            <wp:positionV relativeFrom="paragraph">
              <wp:posOffset>142240</wp:posOffset>
            </wp:positionV>
            <wp:extent cx="4474845" cy="3200400"/>
            <wp:effectExtent l="0" t="0" r="0" b="0"/>
            <wp:wrapSquare wrapText="bothSides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E94B2" w14:textId="254AD683" w:rsidR="00B33F9F" w:rsidRPr="003C3551" w:rsidRDefault="00B33F9F" w:rsidP="00B33F9F"/>
    <w:p w14:paraId="0EF96AF4" w14:textId="77777777" w:rsidR="00B33F9F" w:rsidRDefault="00B33F9F" w:rsidP="00B33F9F"/>
    <w:p w14:paraId="1188C36C" w14:textId="0F37D004" w:rsidR="00B33F9F" w:rsidRDefault="00B33F9F" w:rsidP="00B33F9F"/>
    <w:p w14:paraId="46BDC33A" w14:textId="77777777" w:rsidR="00B33F9F" w:rsidRDefault="00B33F9F" w:rsidP="00B33F9F"/>
    <w:p w14:paraId="78F75C5D" w14:textId="77777777" w:rsidR="00B33F9F" w:rsidRDefault="00B33F9F" w:rsidP="00B33F9F"/>
    <w:p w14:paraId="449F42E3" w14:textId="77777777" w:rsidR="00B33F9F" w:rsidRDefault="00B33F9F" w:rsidP="00B33F9F"/>
    <w:p w14:paraId="2CD5D5E8" w14:textId="77777777" w:rsidR="00B33F9F" w:rsidRDefault="00B33F9F" w:rsidP="00B33F9F"/>
    <w:p w14:paraId="227BFE26" w14:textId="77777777" w:rsidR="00B33F9F" w:rsidRDefault="00B33F9F" w:rsidP="00B33F9F"/>
    <w:p w14:paraId="09D1BB9E" w14:textId="77777777" w:rsidR="00B33F9F" w:rsidRDefault="00B33F9F" w:rsidP="00B33F9F"/>
    <w:p w14:paraId="4E175EA2" w14:textId="77777777" w:rsidR="00B33F9F" w:rsidRDefault="00B33F9F" w:rsidP="00B33F9F"/>
    <w:p w14:paraId="71965C91" w14:textId="77777777" w:rsidR="00B33F9F" w:rsidRDefault="00B33F9F" w:rsidP="00B33F9F"/>
    <w:p w14:paraId="306A2036" w14:textId="77777777" w:rsidR="00B33F9F" w:rsidRDefault="00B33F9F" w:rsidP="00B33F9F"/>
    <w:p w14:paraId="72628311" w14:textId="77777777" w:rsidR="00B33F9F" w:rsidRDefault="00B33F9F" w:rsidP="00B33F9F"/>
    <w:p w14:paraId="484B2002" w14:textId="4107ACA6" w:rsidR="00B33F9F" w:rsidRDefault="00B33F9F" w:rsidP="00B33F9F"/>
    <w:p w14:paraId="69D19588" w14:textId="5E7724FC" w:rsidR="000045D6" w:rsidRDefault="000045D6" w:rsidP="00B33F9F">
      <w:pPr>
        <w:rPr>
          <w:rStyle w:val="hp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1079ED5" wp14:editId="4C2B478E">
                <wp:simplePos x="0" y="0"/>
                <wp:positionH relativeFrom="column">
                  <wp:posOffset>51435</wp:posOffset>
                </wp:positionH>
                <wp:positionV relativeFrom="paragraph">
                  <wp:posOffset>408940</wp:posOffset>
                </wp:positionV>
                <wp:extent cx="5372100" cy="342900"/>
                <wp:effectExtent l="0" t="0" r="12700" b="12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C3740C9" w14:textId="2A5E53B9" w:rsidR="00CB5D85" w:rsidRPr="00995FB2" w:rsidRDefault="00CB5D85" w:rsidP="000045D6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7" w:name="_Ref253742627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7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 xml:space="preserve">CAD drawing of the Amp-HV chip with Bridge resistors inserted inside the </w:t>
                            </w:r>
                            <w:proofErr w:type="gramStart"/>
                            <w:r w:rsidRPr="0097339B">
                              <w:rPr>
                                <w:i/>
                              </w:rPr>
                              <w:t>brass shielding</w:t>
                            </w:r>
                            <w:proofErr w:type="gramEnd"/>
                            <w:r w:rsidRPr="0097339B">
                              <w:rPr>
                                <w:i/>
                              </w:rPr>
                              <w:t xml:space="preserve"> box.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3" type="#_x0000_t202" style="position:absolute;left:0;text-align:left;margin-left:4.05pt;margin-top:32.2pt;width:423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" stroked="f">
                <v:textbox inset="0,0,0,0">
                  <w:txbxContent>
                    <w:p w14:paraId="2C3740C9" w14:textId="2A5E53B9" w:rsidR="00CB5D85" w:rsidRPr="00995FB2" w:rsidRDefault="00CB5D85" w:rsidP="000045D6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8" w:name="_Ref253742627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8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 xml:space="preserve">CAD drawing of the Amp-HV chip with Bridge resistors inserted inside the </w:t>
                      </w:r>
                      <w:proofErr w:type="gramStart"/>
                      <w:r w:rsidRPr="0097339B">
                        <w:rPr>
                          <w:i/>
                        </w:rPr>
                        <w:t>brass shielding</w:t>
                      </w:r>
                      <w:proofErr w:type="gramEnd"/>
                      <w:r w:rsidRPr="0097339B">
                        <w:rPr>
                          <w:i/>
                        </w:rPr>
                        <w:t xml:space="preserve"> box.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62725A" w14:textId="77777777" w:rsidR="000045D6" w:rsidRDefault="000045D6" w:rsidP="00B33F9F">
      <w:pPr>
        <w:rPr>
          <w:rStyle w:val="hps"/>
        </w:rPr>
      </w:pPr>
    </w:p>
    <w:p w14:paraId="791FBDB2" w14:textId="74B39D21" w:rsidR="00B33F9F" w:rsidRDefault="000045D6" w:rsidP="00B33F9F">
      <w:pPr>
        <w:rPr>
          <w:rStyle w:val="hps"/>
        </w:rPr>
      </w:pPr>
      <w:r>
        <w:rPr>
          <w:rStyle w:val="hps"/>
        </w:rPr>
        <w:t xml:space="preserve">In </w:t>
      </w:r>
      <w:r>
        <w:rPr>
          <w:rStyle w:val="hps"/>
        </w:rPr>
        <w:fldChar w:fldCharType="begin"/>
      </w:r>
      <w:r>
        <w:rPr>
          <w:rStyle w:val="hps"/>
        </w:rPr>
        <w:instrText xml:space="preserve"> REF _Ref253742627 \h </w:instrText>
      </w:r>
      <w:r>
        <w:rPr>
          <w:rStyle w:val="hps"/>
        </w:rPr>
      </w:r>
      <w:r>
        <w:rPr>
          <w:rStyle w:val="hps"/>
        </w:rPr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6</w:t>
      </w:r>
      <w:r>
        <w:rPr>
          <w:rStyle w:val="hps"/>
        </w:rPr>
        <w:fldChar w:fldCharType="end"/>
      </w:r>
      <w:r w:rsidR="00B33F9F">
        <w:t xml:space="preserve">, a first </w:t>
      </w:r>
      <w:r>
        <w:t xml:space="preserve">CAD </w:t>
      </w:r>
      <w:r w:rsidR="00B33F9F">
        <w:t>of how this</w:t>
      </w:r>
      <w:r w:rsidR="00B33F9F">
        <w:rPr>
          <w:rStyle w:val="hps"/>
        </w:rPr>
        <w:t xml:space="preserve"> solution</w:t>
      </w:r>
      <w:r w:rsidR="00B33F9F">
        <w:t xml:space="preserve"> </w:t>
      </w:r>
      <w:r w:rsidR="00B33F9F">
        <w:rPr>
          <w:rStyle w:val="hps"/>
        </w:rPr>
        <w:t>can be implemented is shown.</w:t>
      </w:r>
      <w:r w:rsidR="00B33F9F">
        <w:t xml:space="preserve"> </w:t>
      </w:r>
      <w:r>
        <w:t>In the actual scheme, we foresee</w:t>
      </w:r>
      <w:r w:rsidR="00B33F9F">
        <w:t xml:space="preserve"> </w:t>
      </w:r>
      <w:r w:rsidR="00B33F9F">
        <w:rPr>
          <w:rStyle w:val="hps"/>
        </w:rPr>
        <w:t>to connect</w:t>
      </w:r>
      <w:r w:rsidR="00B33F9F">
        <w:t xml:space="preserve"> </w:t>
      </w:r>
      <w:r w:rsidR="00B33F9F">
        <w:rPr>
          <w:rStyle w:val="hps"/>
        </w:rPr>
        <w:t>at least</w:t>
      </w:r>
      <w:r w:rsidR="00B33F9F">
        <w:t xml:space="preserve"> </w:t>
      </w:r>
      <w:r w:rsidR="00B33F9F">
        <w:rPr>
          <w:rStyle w:val="hps"/>
        </w:rPr>
        <w:t>16 channels</w:t>
      </w:r>
      <w:r w:rsidR="00B33F9F">
        <w:t xml:space="preserve"> </w:t>
      </w:r>
      <w:r w:rsidR="00B33F9F">
        <w:rPr>
          <w:rStyle w:val="hps"/>
        </w:rPr>
        <w:t>together,</w:t>
      </w:r>
      <w:r w:rsidR="00B33F9F">
        <w:t xml:space="preserve"> </w:t>
      </w:r>
      <w:r w:rsidR="00B33F9F">
        <w:rPr>
          <w:rStyle w:val="hps"/>
        </w:rPr>
        <w:t>and</w:t>
      </w:r>
      <w:r w:rsidR="00B33F9F">
        <w:t xml:space="preserve"> then </w:t>
      </w:r>
      <w:r w:rsidR="00B33F9F">
        <w:rPr>
          <w:rStyle w:val="hps"/>
        </w:rPr>
        <w:t>connect</w:t>
      </w:r>
      <w:r w:rsidR="00B33F9F">
        <w:t xml:space="preserve"> </w:t>
      </w:r>
      <w:r w:rsidR="00B33F9F">
        <w:rPr>
          <w:rStyle w:val="hps"/>
        </w:rPr>
        <w:t>each of them to a single</w:t>
      </w:r>
      <w:r w:rsidR="00B33F9F">
        <w:t xml:space="preserve"> </w:t>
      </w:r>
      <w:r w:rsidR="00B33F9F">
        <w:rPr>
          <w:rStyle w:val="hps"/>
        </w:rPr>
        <w:t>cold finger</w:t>
      </w:r>
      <w:r w:rsidR="00B33F9F">
        <w:t xml:space="preserve">. </w:t>
      </w:r>
      <w:r>
        <w:rPr>
          <w:rStyle w:val="hps"/>
        </w:rPr>
        <w:t>D</w:t>
      </w:r>
      <w:r w:rsidR="00B33F9F">
        <w:rPr>
          <w:rStyle w:val="hps"/>
        </w:rPr>
        <w:t>etails</w:t>
      </w:r>
      <w:r w:rsidR="00B33F9F">
        <w:t xml:space="preserve"> </w:t>
      </w:r>
      <w:r>
        <w:rPr>
          <w:rStyle w:val="hps"/>
        </w:rPr>
        <w:t xml:space="preserve">are </w:t>
      </w:r>
      <w:r w:rsidR="00B33F9F">
        <w:rPr>
          <w:rStyle w:val="hps"/>
        </w:rPr>
        <w:t>be</w:t>
      </w:r>
      <w:r>
        <w:rPr>
          <w:rStyle w:val="hps"/>
        </w:rPr>
        <w:t>ing</w:t>
      </w:r>
      <w:r w:rsidR="00B33F9F">
        <w:t xml:space="preserve"> </w:t>
      </w:r>
      <w:r w:rsidR="00B33F9F">
        <w:rPr>
          <w:rStyle w:val="hps"/>
        </w:rPr>
        <w:t>studied</w:t>
      </w:r>
      <w:r w:rsidR="00B33F9F">
        <w:t xml:space="preserve"> together with the </w:t>
      </w:r>
      <w:r w:rsidR="00B33F9F">
        <w:rPr>
          <w:rStyle w:val="hps"/>
        </w:rPr>
        <w:t>mechanical engineering</w:t>
      </w:r>
      <w:r w:rsidR="00B33F9F">
        <w:t xml:space="preserve"> </w:t>
      </w:r>
      <w:r w:rsidR="00B33F9F">
        <w:rPr>
          <w:rStyle w:val="hps"/>
        </w:rPr>
        <w:t xml:space="preserve">integration, </w:t>
      </w:r>
      <w:r w:rsidR="0097339B">
        <w:t xml:space="preserve">since </w:t>
      </w:r>
      <w:r w:rsidR="00B33F9F">
        <w:t xml:space="preserve">they must </w:t>
      </w:r>
      <w:r w:rsidR="00B33F9F">
        <w:rPr>
          <w:rStyle w:val="hps"/>
        </w:rPr>
        <w:t>be</w:t>
      </w:r>
      <w:r w:rsidR="00B33F9F">
        <w:t xml:space="preserve"> </w:t>
      </w:r>
      <w:r w:rsidR="00B33F9F">
        <w:rPr>
          <w:rStyle w:val="hps"/>
        </w:rPr>
        <w:t>defined</w:t>
      </w:r>
      <w:r w:rsidR="00B33F9F">
        <w:t xml:space="preserve"> taking into account the </w:t>
      </w:r>
      <w:r w:rsidR="00B33F9F">
        <w:rPr>
          <w:rStyle w:val="hps"/>
        </w:rPr>
        <w:t>operating temperatures and</w:t>
      </w:r>
      <w:r w:rsidR="00B33F9F">
        <w:t xml:space="preserve"> the overall </w:t>
      </w:r>
      <w:r w:rsidR="00B33F9F">
        <w:rPr>
          <w:rStyle w:val="hps"/>
        </w:rPr>
        <w:t>maximum power consumption.</w:t>
      </w:r>
    </w:p>
    <w:p w14:paraId="51BD556B" w14:textId="77777777" w:rsidR="00B33F9F" w:rsidRPr="00CD05F3" w:rsidRDefault="00B33F9F" w:rsidP="00B33F9F"/>
    <w:p w14:paraId="7619161B" w14:textId="77777777" w:rsidR="000045D6" w:rsidRDefault="000045D6" w:rsidP="00B33F9F">
      <w:pPr>
        <w:rPr>
          <w:b/>
        </w:rPr>
      </w:pPr>
    </w:p>
    <w:p w14:paraId="3B71FA47" w14:textId="77777777" w:rsidR="000045D6" w:rsidRDefault="000045D6" w:rsidP="00B33F9F">
      <w:pPr>
        <w:rPr>
          <w:b/>
        </w:rPr>
      </w:pPr>
    </w:p>
    <w:p w14:paraId="1E9B41FF" w14:textId="77777777" w:rsidR="000045D6" w:rsidRDefault="000045D6" w:rsidP="00B33F9F">
      <w:pPr>
        <w:rPr>
          <w:b/>
        </w:rPr>
      </w:pPr>
    </w:p>
    <w:p w14:paraId="453FA310" w14:textId="77777777" w:rsidR="000045D6" w:rsidRDefault="000045D6" w:rsidP="00B33F9F">
      <w:pPr>
        <w:rPr>
          <w:b/>
        </w:rPr>
      </w:pPr>
    </w:p>
    <w:p w14:paraId="27B154DD" w14:textId="77777777" w:rsidR="000045D6" w:rsidRDefault="000045D6" w:rsidP="00B33F9F">
      <w:pPr>
        <w:rPr>
          <w:b/>
        </w:rPr>
      </w:pPr>
    </w:p>
    <w:p w14:paraId="591162CC" w14:textId="77777777" w:rsidR="000045D6" w:rsidRDefault="000045D6" w:rsidP="00B33F9F">
      <w:pPr>
        <w:rPr>
          <w:b/>
        </w:rPr>
      </w:pPr>
    </w:p>
    <w:p w14:paraId="09AC7E6F" w14:textId="77777777" w:rsidR="006F212F" w:rsidRPr="003762CF" w:rsidRDefault="006F212F" w:rsidP="006F212F">
      <w:pPr>
        <w:rPr>
          <w:b/>
          <w:sz w:val="28"/>
          <w:szCs w:val="28"/>
        </w:rPr>
      </w:pPr>
      <w:r w:rsidRPr="003762CF">
        <w:rPr>
          <w:b/>
          <w:sz w:val="28"/>
          <w:szCs w:val="28"/>
        </w:rPr>
        <w:t>1.5.2 The ARM controller</w:t>
      </w:r>
    </w:p>
    <w:p w14:paraId="626BE19C" w14:textId="0D81C871" w:rsidR="00B33F9F" w:rsidRDefault="003762CF" w:rsidP="00D232EB">
      <w:pPr>
        <w:rPr>
          <w:b/>
        </w:rPr>
      </w:pPr>
      <w:r>
        <w:rPr>
          <w:b/>
        </w:rPr>
        <w:t>- Circuit description</w:t>
      </w:r>
    </w:p>
    <w:p w14:paraId="04BCB82E" w14:textId="150B9545" w:rsidR="00D232EB" w:rsidRDefault="00D232EB" w:rsidP="00D232EB">
      <w:pPr>
        <w:rPr>
          <w:rStyle w:val="hp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D710CC" wp14:editId="5D77FB81">
                <wp:simplePos x="0" y="0"/>
                <wp:positionH relativeFrom="column">
                  <wp:posOffset>51435</wp:posOffset>
                </wp:positionH>
                <wp:positionV relativeFrom="paragraph">
                  <wp:posOffset>3075940</wp:posOffset>
                </wp:positionV>
                <wp:extent cx="5145405" cy="287655"/>
                <wp:effectExtent l="0" t="0" r="1079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40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FC3244" w14:textId="173BD40E" w:rsidR="00CB5D85" w:rsidRPr="000E0450" w:rsidRDefault="00CB5D85" w:rsidP="00D232EB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9" w:name="_Ref253754826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9"/>
                            <w:r>
                              <w:t xml:space="preserve"> Design of the M3-ARM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4" type="#_x0000_t202" style="position:absolute;left:0;text-align:left;margin-left:4.05pt;margin-top:242.2pt;width:405.15pt;height:22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" stroked="f">
                <v:textbox style="mso-fit-shape-to-text:t" inset="0,0,0,0">
                  <w:txbxContent>
                    <w:p w14:paraId="25FC3244" w14:textId="173BD40E" w:rsidR="00CB5D85" w:rsidRPr="000E0450" w:rsidRDefault="00CB5D85" w:rsidP="00D232EB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20" w:name="_Ref253754826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0"/>
                      <w:r>
                        <w:t xml:space="preserve"> Design of the M3-ARM 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77696" behindDoc="0" locked="0" layoutInCell="1" allowOverlap="1" wp14:anchorId="7A2CDCE7" wp14:editId="719FE015">
            <wp:simplePos x="0" y="0"/>
            <wp:positionH relativeFrom="column">
              <wp:posOffset>165735</wp:posOffset>
            </wp:positionH>
            <wp:positionV relativeFrom="paragraph">
              <wp:posOffset>104140</wp:posOffset>
            </wp:positionV>
            <wp:extent cx="5145405" cy="2971800"/>
            <wp:effectExtent l="0" t="0" r="10795" b="0"/>
            <wp:wrapSquare wrapText="bothSides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F9F">
        <w:rPr>
          <w:rStyle w:val="hps"/>
        </w:rPr>
        <w:t xml:space="preserve"> </w:t>
      </w:r>
    </w:p>
    <w:p w14:paraId="5A7CE9E5" w14:textId="3EF208BC" w:rsidR="00B33F9F" w:rsidRPr="003762CF" w:rsidRDefault="00D232EB" w:rsidP="00D232EB">
      <w:pPr>
        <w:spacing w:line="276" w:lineRule="auto"/>
      </w:pPr>
      <w:r>
        <w:rPr>
          <w:rStyle w:val="hps"/>
        </w:rPr>
        <w:t>T</w:t>
      </w:r>
      <w:r w:rsidR="00B33F9F">
        <w:rPr>
          <w:rStyle w:val="hps"/>
        </w:rPr>
        <w:t>he design</w:t>
      </w:r>
      <w:r w:rsidR="00B33F9F">
        <w:t xml:space="preserve"> </w:t>
      </w:r>
      <w:r w:rsidR="00B33F9F">
        <w:rPr>
          <w:rStyle w:val="hps"/>
        </w:rPr>
        <w:t xml:space="preserve">of the </w:t>
      </w:r>
      <w:r w:rsidR="0038790B">
        <w:rPr>
          <w:rStyle w:val="hps"/>
        </w:rPr>
        <w:t xml:space="preserve">CPU </w:t>
      </w:r>
      <w:r w:rsidR="00B33F9F">
        <w:rPr>
          <w:rStyle w:val="hps"/>
        </w:rPr>
        <w:t>system architecture</w:t>
      </w:r>
      <w:r w:rsidR="009A7C7D">
        <w:t xml:space="preserve">, consisting of </w:t>
      </w:r>
      <w:r w:rsidR="00B33F9F">
        <w:t xml:space="preserve">a </w:t>
      </w:r>
      <w:r w:rsidR="00B33F9F">
        <w:rPr>
          <w:rStyle w:val="hps"/>
        </w:rPr>
        <w:t>series</w:t>
      </w:r>
      <w:r>
        <w:rPr>
          <w:rStyle w:val="hps"/>
        </w:rPr>
        <w:t xml:space="preserve"> of </w:t>
      </w:r>
      <w:r w:rsidR="003762CF">
        <w:rPr>
          <w:rStyle w:val="hps"/>
        </w:rPr>
        <w:t xml:space="preserve">Cortex </w:t>
      </w:r>
      <w:r>
        <w:rPr>
          <w:rStyle w:val="hps"/>
        </w:rPr>
        <w:t xml:space="preserve">M3-ARM processor technology, is shown in </w:t>
      </w:r>
      <w:r>
        <w:rPr>
          <w:rStyle w:val="hps"/>
        </w:rPr>
        <w:fldChar w:fldCharType="begin"/>
      </w:r>
      <w:r>
        <w:rPr>
          <w:rStyle w:val="hps"/>
        </w:rPr>
        <w:instrText xml:space="preserve"> REF _Ref253754826 \h </w:instrText>
      </w:r>
      <w:r>
        <w:rPr>
          <w:rStyle w:val="hps"/>
        </w:rPr>
      </w:r>
      <w:r>
        <w:rPr>
          <w:rStyle w:val="hps"/>
        </w:rPr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7</w:t>
      </w:r>
      <w:r>
        <w:rPr>
          <w:rStyle w:val="hps"/>
        </w:rPr>
        <w:fldChar w:fldCharType="end"/>
      </w:r>
      <w:r>
        <w:rPr>
          <w:rStyle w:val="hps"/>
        </w:rPr>
        <w:t>.</w:t>
      </w:r>
      <w:r w:rsidR="00B33F9F">
        <w:rPr>
          <w:rStyle w:val="hps"/>
        </w:rPr>
        <w:t xml:space="preserve"> The </w:t>
      </w:r>
      <w:r w:rsidR="003762CF">
        <w:rPr>
          <w:rStyle w:val="hps"/>
        </w:rPr>
        <w:t xml:space="preserve">ARM </w:t>
      </w:r>
      <w:r w:rsidR="00B33F9F">
        <w:rPr>
          <w:rStyle w:val="hps"/>
        </w:rPr>
        <w:t xml:space="preserve">processor is used to </w:t>
      </w:r>
      <w:r>
        <w:rPr>
          <w:rStyle w:val="hps"/>
        </w:rPr>
        <w:t xml:space="preserve">control </w:t>
      </w:r>
      <w:r w:rsidR="00B33F9F">
        <w:rPr>
          <w:rStyle w:val="hps"/>
        </w:rPr>
        <w:t>each</w:t>
      </w:r>
      <w:r>
        <w:rPr>
          <w:rStyle w:val="hps"/>
        </w:rPr>
        <w:t xml:space="preserve"> of the 16 connected</w:t>
      </w:r>
      <w:r w:rsidR="00B33F9F">
        <w:rPr>
          <w:rStyle w:val="hps"/>
        </w:rPr>
        <w:t xml:space="preserve"> Amp-HV card</w:t>
      </w:r>
      <w:r>
        <w:rPr>
          <w:rStyle w:val="hps"/>
        </w:rPr>
        <w:t>s</w:t>
      </w:r>
      <w:r w:rsidR="00B33F9F">
        <w:rPr>
          <w:rStyle w:val="hps"/>
        </w:rPr>
        <w:t>. The HV-card is used for setting and reading back t</w:t>
      </w:r>
      <w:r w:rsidR="003762CF">
        <w:rPr>
          <w:rStyle w:val="hps"/>
        </w:rPr>
        <w:t>he APD bias voltage itself after receiving the voltage</w:t>
      </w:r>
      <w:r w:rsidR="0038790B">
        <w:rPr>
          <w:rStyle w:val="hps"/>
        </w:rPr>
        <w:t xml:space="preserve">, </w:t>
      </w:r>
      <w:proofErr w:type="spellStart"/>
      <w:r w:rsidR="0038790B">
        <w:rPr>
          <w:rStyle w:val="hps"/>
        </w:rPr>
        <w:t>HVmax</w:t>
      </w:r>
      <w:proofErr w:type="spellEnd"/>
      <w:r w:rsidR="0038790B">
        <w:rPr>
          <w:rStyle w:val="hps"/>
        </w:rPr>
        <w:t>,</w:t>
      </w:r>
      <w:r w:rsidR="003762CF">
        <w:rPr>
          <w:rStyle w:val="hps"/>
        </w:rPr>
        <w:t xml:space="preserve"> from the </w:t>
      </w:r>
      <w:proofErr w:type="gramStart"/>
      <w:r w:rsidR="003762CF">
        <w:rPr>
          <w:rStyle w:val="hps"/>
        </w:rPr>
        <w:t xml:space="preserve">primary </w:t>
      </w:r>
      <w:r w:rsidR="0038790B">
        <w:rPr>
          <w:rStyle w:val="hps"/>
        </w:rPr>
        <w:t xml:space="preserve"> generator</w:t>
      </w:r>
      <w:proofErr w:type="gramEnd"/>
      <w:r w:rsidR="0038790B">
        <w:rPr>
          <w:rStyle w:val="hps"/>
        </w:rPr>
        <w:t xml:space="preserve">. The HV-card can regulate the APD bias voltages with a drop of up to 250 V. At the end, it is possible to adjust the bias from </w:t>
      </w:r>
      <w:proofErr w:type="spellStart"/>
      <w:r w:rsidR="0038790B">
        <w:rPr>
          <w:rStyle w:val="hps"/>
        </w:rPr>
        <w:t>HVmax</w:t>
      </w:r>
      <w:proofErr w:type="spellEnd"/>
      <w:r w:rsidR="0038790B">
        <w:rPr>
          <w:rStyle w:val="hps"/>
        </w:rPr>
        <w:t xml:space="preserve"> – 250 V, with a </w:t>
      </w:r>
      <w:proofErr w:type="gramStart"/>
      <w:r w:rsidR="0038790B">
        <w:rPr>
          <w:rStyle w:val="hps"/>
        </w:rPr>
        <w:t>16 bit</w:t>
      </w:r>
      <w:proofErr w:type="gramEnd"/>
      <w:r w:rsidR="0038790B">
        <w:rPr>
          <w:rStyle w:val="hps"/>
        </w:rPr>
        <w:t xml:space="preserve"> range. </w:t>
      </w:r>
      <w:r w:rsidR="009A7C7D">
        <w:rPr>
          <w:rFonts w:eastAsia="Times New Roman" w:cs="Times New Roman"/>
          <w:lang w:eastAsia="it-IT"/>
        </w:rPr>
        <w:t>T</w:t>
      </w:r>
      <w:r w:rsidR="0038790B">
        <w:rPr>
          <w:rFonts w:eastAsia="Times New Roman" w:cs="Times New Roman"/>
          <w:lang w:eastAsia="it-IT"/>
        </w:rPr>
        <w:t>he setting</w:t>
      </w:r>
      <w:r w:rsidR="00B33F9F" w:rsidRPr="00532281">
        <w:rPr>
          <w:rFonts w:eastAsia="Times New Roman" w:cs="Times New Roman"/>
          <w:lang w:eastAsia="it-IT"/>
        </w:rPr>
        <w:t xml:space="preserve">s </w:t>
      </w:r>
      <w:r w:rsidR="009A7C7D">
        <w:rPr>
          <w:rFonts w:eastAsia="Times New Roman" w:cs="Times New Roman"/>
          <w:lang w:eastAsia="it-IT"/>
        </w:rPr>
        <w:t xml:space="preserve">can then be </w:t>
      </w:r>
      <w:r w:rsidR="00B33F9F" w:rsidRPr="00532281">
        <w:rPr>
          <w:rFonts w:eastAsia="Times New Roman" w:cs="Times New Roman"/>
          <w:lang w:eastAsia="it-IT"/>
        </w:rPr>
        <w:t xml:space="preserve">directly </w:t>
      </w:r>
      <w:r w:rsidR="009A7C7D">
        <w:rPr>
          <w:rFonts w:eastAsia="Times New Roman" w:cs="Times New Roman"/>
          <w:lang w:eastAsia="it-IT"/>
        </w:rPr>
        <w:t>read, channel by channel</w:t>
      </w:r>
      <w:proofErr w:type="gramStart"/>
      <w:r w:rsidR="009A7C7D">
        <w:rPr>
          <w:rFonts w:eastAsia="Times New Roman" w:cs="Times New Roman"/>
          <w:lang w:eastAsia="it-IT"/>
        </w:rPr>
        <w:t>,  with</w:t>
      </w:r>
      <w:proofErr w:type="gramEnd"/>
      <w:r w:rsidR="009A7C7D">
        <w:rPr>
          <w:rFonts w:eastAsia="Times New Roman" w:cs="Times New Roman"/>
          <w:lang w:eastAsia="it-IT"/>
        </w:rPr>
        <w:t xml:space="preserve"> a 16-bit </w:t>
      </w:r>
      <w:r w:rsidR="00B33F9F" w:rsidRPr="00532281">
        <w:rPr>
          <w:rFonts w:eastAsia="Times New Roman" w:cs="Times New Roman"/>
          <w:lang w:eastAsia="it-IT"/>
        </w:rPr>
        <w:t xml:space="preserve">ADC </w:t>
      </w:r>
      <w:r w:rsidR="009A7C7D">
        <w:rPr>
          <w:rFonts w:eastAsia="Times New Roman" w:cs="Times New Roman"/>
          <w:lang w:eastAsia="it-IT"/>
        </w:rPr>
        <w:t>.</w:t>
      </w:r>
    </w:p>
    <w:p w14:paraId="0525E5C3" w14:textId="35B2CBCB" w:rsidR="00B33F9F" w:rsidRDefault="00B33F9F" w:rsidP="00D232EB">
      <w:pPr>
        <w:spacing w:line="276" w:lineRule="auto"/>
        <w:rPr>
          <w:rStyle w:val="hps"/>
        </w:rPr>
      </w:pPr>
      <w:r>
        <w:rPr>
          <w:rStyle w:val="hps"/>
        </w:rPr>
        <w:t>The</w:t>
      </w:r>
      <w:r>
        <w:t xml:space="preserve"> </w:t>
      </w:r>
      <w:r>
        <w:rPr>
          <w:rStyle w:val="hps"/>
        </w:rPr>
        <w:t xml:space="preserve">primary </w:t>
      </w:r>
      <w:r w:rsidR="00D232EB">
        <w:rPr>
          <w:rStyle w:val="hps"/>
        </w:rPr>
        <w:t xml:space="preserve">HV </w:t>
      </w:r>
      <w:r>
        <w:rPr>
          <w:rStyle w:val="hps"/>
        </w:rPr>
        <w:t>generator</w:t>
      </w:r>
      <w:r>
        <w:t xml:space="preserve"> </w:t>
      </w:r>
      <w:r>
        <w:rPr>
          <w:rStyle w:val="hps"/>
        </w:rPr>
        <w:t xml:space="preserve">is switched </w:t>
      </w:r>
      <w:r w:rsidR="003762CF">
        <w:rPr>
          <w:rStyle w:val="hps"/>
        </w:rPr>
        <w:t>ON</w:t>
      </w:r>
      <w:r>
        <w:t xml:space="preserve"> </w:t>
      </w:r>
      <w:r>
        <w:rPr>
          <w:rStyle w:val="hps"/>
        </w:rPr>
        <w:t>under CPU</w:t>
      </w:r>
      <w:r w:rsidR="00D232EB">
        <w:rPr>
          <w:rStyle w:val="hps"/>
        </w:rPr>
        <w:t xml:space="preserve"> control</w:t>
      </w:r>
      <w:r w:rsidR="003762CF">
        <w:t>. I</w:t>
      </w:r>
      <w:r>
        <w:t xml:space="preserve">t is also </w:t>
      </w:r>
      <w:r>
        <w:rPr>
          <w:rStyle w:val="hps"/>
        </w:rPr>
        <w:t>possible to monitor the</w:t>
      </w:r>
      <w:r>
        <w:t xml:space="preserve"> </w:t>
      </w:r>
      <w:r>
        <w:rPr>
          <w:rStyle w:val="hps"/>
        </w:rPr>
        <w:t>primary</w:t>
      </w:r>
      <w:r>
        <w:t xml:space="preserve"> </w:t>
      </w:r>
      <w:r>
        <w:rPr>
          <w:rStyle w:val="hps"/>
        </w:rPr>
        <w:t>power supply</w:t>
      </w:r>
      <w:r>
        <w:t xml:space="preserve">, </w:t>
      </w:r>
      <w:r>
        <w:rPr>
          <w:rStyle w:val="hps"/>
        </w:rPr>
        <w:t>which feeds</w:t>
      </w:r>
      <w:r>
        <w:t xml:space="preserve"> </w:t>
      </w:r>
      <w:r>
        <w:rPr>
          <w:rStyle w:val="hps"/>
        </w:rPr>
        <w:t>the</w:t>
      </w:r>
      <w:r>
        <w:t xml:space="preserve"> </w:t>
      </w:r>
      <w:r>
        <w:rPr>
          <w:rStyle w:val="hps"/>
        </w:rPr>
        <w:t>6</w:t>
      </w:r>
      <w:r w:rsidR="00D232EB">
        <w:rPr>
          <w:rStyle w:val="hps"/>
        </w:rPr>
        <w:t xml:space="preserve"> </w:t>
      </w:r>
      <w:r>
        <w:rPr>
          <w:rStyle w:val="hps"/>
        </w:rPr>
        <w:t>Volt</w:t>
      </w:r>
      <w:r>
        <w:t xml:space="preserve"> </w:t>
      </w:r>
      <w:r w:rsidR="003762CF">
        <w:t xml:space="preserve">for the </w:t>
      </w:r>
      <w:r>
        <w:rPr>
          <w:rStyle w:val="hps"/>
        </w:rPr>
        <w:t>preamplifiers</w:t>
      </w:r>
      <w:r>
        <w:t xml:space="preserve">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12-Volt</w:t>
      </w:r>
      <w:r>
        <w:t xml:space="preserve"> </w:t>
      </w:r>
      <w:r>
        <w:rPr>
          <w:rStyle w:val="hps"/>
        </w:rPr>
        <w:t>generator</w:t>
      </w:r>
      <w:r>
        <w:t xml:space="preserve"> </w:t>
      </w:r>
      <w:r>
        <w:rPr>
          <w:rStyle w:val="hps"/>
        </w:rPr>
        <w:t>that powers the</w:t>
      </w:r>
      <w:r>
        <w:t xml:space="preserve"> </w:t>
      </w:r>
      <w:r>
        <w:rPr>
          <w:rStyle w:val="hps"/>
        </w:rPr>
        <w:t>primary high voltage</w:t>
      </w:r>
      <w:r w:rsidR="003762CF">
        <w:rPr>
          <w:rStyle w:val="hps"/>
        </w:rPr>
        <w:t xml:space="preserve"> generator. This is done t</w:t>
      </w:r>
      <w:r>
        <w:rPr>
          <w:rStyle w:val="hps"/>
        </w:rPr>
        <w:t xml:space="preserve">hrough </w:t>
      </w:r>
      <w:r w:rsidR="003762CF">
        <w:rPr>
          <w:rStyle w:val="hps"/>
        </w:rPr>
        <w:t xml:space="preserve">a </w:t>
      </w:r>
      <w:r>
        <w:rPr>
          <w:rStyle w:val="hps"/>
        </w:rPr>
        <w:t>special</w:t>
      </w:r>
      <w:r>
        <w:t xml:space="preserve"> </w:t>
      </w:r>
      <w:r>
        <w:rPr>
          <w:rStyle w:val="hps"/>
        </w:rPr>
        <w:t>firmware</w:t>
      </w:r>
      <w:r>
        <w:t xml:space="preserve"> </w:t>
      </w:r>
      <w:r>
        <w:rPr>
          <w:rStyle w:val="hps"/>
        </w:rPr>
        <w:t>in the CPU</w:t>
      </w:r>
      <w:r w:rsidR="009F755D">
        <w:t xml:space="preserve">, </w:t>
      </w:r>
      <w:r>
        <w:t xml:space="preserve">which </w:t>
      </w:r>
      <w:r>
        <w:rPr>
          <w:rStyle w:val="hps"/>
        </w:rPr>
        <w:t>requires</w:t>
      </w:r>
      <w:r>
        <w:t xml:space="preserve"> </w:t>
      </w:r>
      <w:r>
        <w:rPr>
          <w:rStyle w:val="hps"/>
        </w:rPr>
        <w:t xml:space="preserve">a </w:t>
      </w:r>
      <w:r w:rsidR="003762CF">
        <w:rPr>
          <w:rStyle w:val="hps"/>
        </w:rPr>
        <w:t xml:space="preserve">standard Ethernet </w:t>
      </w:r>
      <w:r>
        <w:rPr>
          <w:rStyle w:val="hps"/>
        </w:rPr>
        <w:t>cable connection</w:t>
      </w:r>
      <w:r>
        <w:t xml:space="preserve">. </w:t>
      </w:r>
      <w:r w:rsidR="00D232EB">
        <w:t xml:space="preserve"> </w:t>
      </w:r>
      <w:r>
        <w:rPr>
          <w:rStyle w:val="hps"/>
        </w:rPr>
        <w:t>The connection</w:t>
      </w:r>
      <w:r>
        <w:t xml:space="preserve"> </w:t>
      </w:r>
      <w:r>
        <w:rPr>
          <w:rStyle w:val="hps"/>
        </w:rPr>
        <w:t>of</w:t>
      </w:r>
      <w:r>
        <w:t xml:space="preserve"> </w:t>
      </w:r>
      <w:r>
        <w:rPr>
          <w:rStyle w:val="hps"/>
        </w:rPr>
        <w:t>multiple</w:t>
      </w:r>
      <w:r>
        <w:t xml:space="preserve"> </w:t>
      </w:r>
      <w:r>
        <w:rPr>
          <w:rStyle w:val="hps"/>
        </w:rPr>
        <w:t>systems</w:t>
      </w:r>
      <w:r>
        <w:t xml:space="preserve"> </w:t>
      </w:r>
      <w:r w:rsidR="003762CF">
        <w:rPr>
          <w:rStyle w:val="hps"/>
        </w:rPr>
        <w:t>is done at the moment via an</w:t>
      </w:r>
      <w:r>
        <w:t xml:space="preserve"> </w:t>
      </w:r>
      <w:r>
        <w:rPr>
          <w:rStyle w:val="hps"/>
        </w:rPr>
        <w:t>HUB</w:t>
      </w:r>
      <w:r w:rsidR="0038790B">
        <w:rPr>
          <w:rStyle w:val="hps"/>
        </w:rPr>
        <w:t>.</w:t>
      </w:r>
      <w:r w:rsidR="003762CF">
        <w:t xml:space="preserve"> </w:t>
      </w:r>
      <w:r w:rsidR="0038790B">
        <w:rPr>
          <w:rStyle w:val="hps"/>
        </w:rPr>
        <w:t>I</w:t>
      </w:r>
      <w:r>
        <w:rPr>
          <w:rStyle w:val="hps"/>
        </w:rPr>
        <w:t xml:space="preserve">n the </w:t>
      </w:r>
      <w:r w:rsidR="003762CF">
        <w:rPr>
          <w:rStyle w:val="hps"/>
        </w:rPr>
        <w:t xml:space="preserve">near </w:t>
      </w:r>
      <w:r>
        <w:rPr>
          <w:rStyle w:val="hps"/>
        </w:rPr>
        <w:t>future</w:t>
      </w:r>
      <w:r w:rsidR="003762CF">
        <w:rPr>
          <w:rStyle w:val="hps"/>
        </w:rPr>
        <w:t xml:space="preserve"> this will </w:t>
      </w:r>
      <w:r>
        <w:rPr>
          <w:rStyle w:val="hps"/>
        </w:rPr>
        <w:t>be implemented</w:t>
      </w:r>
      <w:r>
        <w:t xml:space="preserve"> </w:t>
      </w:r>
      <w:r>
        <w:rPr>
          <w:rStyle w:val="hps"/>
        </w:rPr>
        <w:t>via optical</w:t>
      </w:r>
      <w:r>
        <w:t xml:space="preserve"> </w:t>
      </w:r>
      <w:r>
        <w:rPr>
          <w:rStyle w:val="hps"/>
        </w:rPr>
        <w:t>link.</w:t>
      </w:r>
    </w:p>
    <w:p w14:paraId="14D6BF73" w14:textId="0C97BDFE" w:rsidR="00B33F9F" w:rsidRDefault="00B33F9F" w:rsidP="00D232EB">
      <w:pPr>
        <w:spacing w:line="276" w:lineRule="auto"/>
        <w:rPr>
          <w:rStyle w:val="hps"/>
        </w:rPr>
      </w:pPr>
      <w:r>
        <w:rPr>
          <w:rStyle w:val="hps"/>
        </w:rPr>
        <w:t>The final version</w:t>
      </w:r>
      <w:r>
        <w:t xml:space="preserve"> </w:t>
      </w:r>
      <w:r>
        <w:rPr>
          <w:rStyle w:val="hps"/>
        </w:rPr>
        <w:t>of the controller</w:t>
      </w:r>
      <w:r w:rsidR="00D232EB">
        <w:rPr>
          <w:rStyle w:val="hps"/>
        </w:rPr>
        <w:t xml:space="preserve"> </w:t>
      </w:r>
      <w:r w:rsidR="0038790B">
        <w:rPr>
          <w:rStyle w:val="hps"/>
        </w:rPr>
        <w:t xml:space="preserve">will </w:t>
      </w:r>
      <w:r>
        <w:rPr>
          <w:rStyle w:val="hps"/>
        </w:rPr>
        <w:t>collect</w:t>
      </w:r>
      <w:r w:rsidR="00D232EB">
        <w:rPr>
          <w:rStyle w:val="hps"/>
        </w:rPr>
        <w:t xml:space="preserve"> also</w:t>
      </w:r>
      <w:r>
        <w:t xml:space="preserve"> </w:t>
      </w:r>
      <w:r>
        <w:rPr>
          <w:rStyle w:val="hps"/>
        </w:rPr>
        <w:t>the measurement of the</w:t>
      </w:r>
      <w:r>
        <w:t xml:space="preserve"> </w:t>
      </w:r>
      <w:r w:rsidR="00D232EB">
        <w:rPr>
          <w:rStyle w:val="hps"/>
        </w:rPr>
        <w:t>temperature of each</w:t>
      </w:r>
      <w:r>
        <w:t xml:space="preserve"> </w:t>
      </w:r>
      <w:r>
        <w:rPr>
          <w:rStyle w:val="hps"/>
        </w:rPr>
        <w:t>APD</w:t>
      </w:r>
      <w:r>
        <w:t xml:space="preserve"> </w:t>
      </w:r>
      <w:r>
        <w:rPr>
          <w:rStyle w:val="hps"/>
        </w:rPr>
        <w:t>detector</w:t>
      </w:r>
      <w:r>
        <w:t xml:space="preserve"> </w:t>
      </w:r>
      <w:r>
        <w:rPr>
          <w:rStyle w:val="hps"/>
        </w:rPr>
        <w:t>and</w:t>
      </w:r>
      <w:r>
        <w:t xml:space="preserve"> </w:t>
      </w:r>
      <w:r w:rsidR="00D232EB">
        <w:t xml:space="preserve">of </w:t>
      </w:r>
      <w:r w:rsidR="00D232EB">
        <w:rPr>
          <w:rStyle w:val="hps"/>
        </w:rPr>
        <w:t>its</w:t>
      </w:r>
      <w:r>
        <w:t xml:space="preserve"> </w:t>
      </w:r>
      <w:r>
        <w:rPr>
          <w:rStyle w:val="hps"/>
        </w:rPr>
        <w:t>Amp-</w:t>
      </w:r>
      <w:r>
        <w:t>HV</w:t>
      </w:r>
      <w:r w:rsidR="00D232EB">
        <w:t xml:space="preserve"> card</w:t>
      </w:r>
      <w:r>
        <w:t xml:space="preserve">, </w:t>
      </w:r>
      <w:r>
        <w:rPr>
          <w:rStyle w:val="hps"/>
        </w:rPr>
        <w:t>as well as</w:t>
      </w:r>
      <w:r>
        <w:t xml:space="preserve"> </w:t>
      </w:r>
      <w:r>
        <w:rPr>
          <w:rStyle w:val="hps"/>
        </w:rPr>
        <w:t xml:space="preserve">the </w:t>
      </w:r>
      <w:r w:rsidR="00D232EB">
        <w:rPr>
          <w:rStyle w:val="hps"/>
        </w:rPr>
        <w:t xml:space="preserve">CPU </w:t>
      </w:r>
      <w:r>
        <w:rPr>
          <w:rStyle w:val="hps"/>
        </w:rPr>
        <w:t>temperature.</w:t>
      </w:r>
      <w:r w:rsidR="00D232EB">
        <w:rPr>
          <w:rStyle w:val="hps"/>
        </w:rPr>
        <w:t xml:space="preserve"> </w:t>
      </w:r>
      <w:r>
        <w:rPr>
          <w:rStyle w:val="hps"/>
        </w:rPr>
        <w:t>Each Amp-</w:t>
      </w:r>
      <w:r>
        <w:t xml:space="preserve">HV </w:t>
      </w:r>
      <w:r w:rsidR="0038790B">
        <w:t xml:space="preserve">chip </w:t>
      </w:r>
      <w:r>
        <w:t xml:space="preserve">is </w:t>
      </w:r>
      <w:r>
        <w:rPr>
          <w:rStyle w:val="hps"/>
        </w:rPr>
        <w:t>connected</w:t>
      </w:r>
      <w:r w:rsidR="0038790B">
        <w:rPr>
          <w:rStyle w:val="hps"/>
        </w:rPr>
        <w:t xml:space="preserve"> to the ARM controller</w:t>
      </w:r>
      <w:r>
        <w:rPr>
          <w:rStyle w:val="hps"/>
        </w:rPr>
        <w:t xml:space="preserve"> through a</w:t>
      </w:r>
      <w:r>
        <w:t xml:space="preserve"> </w:t>
      </w:r>
      <w:r>
        <w:rPr>
          <w:rStyle w:val="hps"/>
        </w:rPr>
        <w:t>multiple</w:t>
      </w:r>
      <w:r>
        <w:t xml:space="preserve"> </w:t>
      </w:r>
      <w:r>
        <w:rPr>
          <w:rStyle w:val="hps"/>
        </w:rPr>
        <w:t>cable</w:t>
      </w:r>
      <w:r w:rsidR="0038790B">
        <w:t xml:space="preserve"> of</w:t>
      </w:r>
      <w:r w:rsidR="00D232EB">
        <w:t xml:space="preserve"> length varying </w:t>
      </w:r>
      <w:r>
        <w:rPr>
          <w:rStyle w:val="hps"/>
        </w:rPr>
        <w:t>from 50</w:t>
      </w:r>
      <w:r>
        <w:t xml:space="preserve"> </w:t>
      </w:r>
      <w:r>
        <w:rPr>
          <w:rStyle w:val="hps"/>
        </w:rPr>
        <w:t>to</w:t>
      </w:r>
      <w:r>
        <w:t xml:space="preserve"> </w:t>
      </w:r>
      <w:r>
        <w:rPr>
          <w:rStyle w:val="hps"/>
        </w:rPr>
        <w:t>200</w:t>
      </w:r>
      <w:r w:rsidR="009A7C7D">
        <w:rPr>
          <w:rStyle w:val="hps"/>
        </w:rPr>
        <w:t xml:space="preserve"> </w:t>
      </w:r>
      <w:r>
        <w:rPr>
          <w:rStyle w:val="hps"/>
        </w:rPr>
        <w:t>cm</w:t>
      </w:r>
      <w:r w:rsidR="0038790B">
        <w:t>.  The cables are</w:t>
      </w:r>
      <w:r>
        <w:t xml:space="preserve"> </w:t>
      </w:r>
      <w:r>
        <w:rPr>
          <w:rStyle w:val="hps"/>
        </w:rPr>
        <w:t>required for the transport</w:t>
      </w:r>
      <w:r>
        <w:t xml:space="preserve"> </w:t>
      </w:r>
      <w:r>
        <w:rPr>
          <w:rStyle w:val="hps"/>
        </w:rPr>
        <w:t>of feeds</w:t>
      </w:r>
      <w:r>
        <w:t xml:space="preserve"> </w:t>
      </w:r>
      <w:r w:rsidR="0038790B">
        <w:rPr>
          <w:rStyle w:val="hps"/>
        </w:rPr>
        <w:t xml:space="preserve">for </w:t>
      </w:r>
      <w:r>
        <w:rPr>
          <w:rStyle w:val="hps"/>
        </w:rPr>
        <w:t>low and high</w:t>
      </w:r>
      <w:r>
        <w:t xml:space="preserve"> </w:t>
      </w:r>
      <w:r>
        <w:rPr>
          <w:rStyle w:val="hps"/>
        </w:rPr>
        <w:t>voltage</w:t>
      </w:r>
      <w:r>
        <w:t xml:space="preserve">, as well as </w:t>
      </w:r>
      <w:r w:rsidR="0038790B">
        <w:t xml:space="preserve">for </w:t>
      </w:r>
      <w:r w:rsidR="009A7C7D">
        <w:t xml:space="preserve">the </w:t>
      </w:r>
      <w:r>
        <w:rPr>
          <w:rStyle w:val="hps"/>
        </w:rPr>
        <w:t>signals</w:t>
      </w:r>
      <w:r>
        <w:t xml:space="preserve"> </w:t>
      </w:r>
      <w:r>
        <w:rPr>
          <w:rStyle w:val="hps"/>
        </w:rPr>
        <w:t>of the</w:t>
      </w:r>
      <w:r>
        <w:t xml:space="preserve"> </w:t>
      </w:r>
      <w:r>
        <w:rPr>
          <w:rStyle w:val="hps"/>
        </w:rPr>
        <w:t>I2C</w:t>
      </w:r>
      <w:r>
        <w:t xml:space="preserve"> </w:t>
      </w:r>
      <w:r>
        <w:rPr>
          <w:rStyle w:val="hps"/>
        </w:rPr>
        <w:t>control</w:t>
      </w:r>
      <w:r>
        <w:t>.</w:t>
      </w:r>
    </w:p>
    <w:p w14:paraId="44FE99C3" w14:textId="0903E664" w:rsidR="00B33F9F" w:rsidRDefault="00B33F9F" w:rsidP="0038790B">
      <w:pPr>
        <w:spacing w:line="276" w:lineRule="auto"/>
      </w:pPr>
      <w:r>
        <w:rPr>
          <w:rStyle w:val="hps"/>
        </w:rPr>
        <w:t>At the moment, the power dissipation</w:t>
      </w:r>
      <w:r>
        <w:t xml:space="preserve"> </w:t>
      </w:r>
      <w:r>
        <w:rPr>
          <w:rStyle w:val="hps"/>
        </w:rPr>
        <w:t>of the controller board</w:t>
      </w:r>
      <w:r>
        <w:t xml:space="preserve"> </w:t>
      </w:r>
      <w:r>
        <w:rPr>
          <w:rStyle w:val="hps"/>
        </w:rPr>
        <w:t>is about</w:t>
      </w:r>
      <w:r>
        <w:t xml:space="preserve"> </w:t>
      </w:r>
      <w:r>
        <w:rPr>
          <w:rStyle w:val="hps"/>
        </w:rPr>
        <w:t>5</w:t>
      </w:r>
      <w:r w:rsidR="009A7C7D">
        <w:rPr>
          <w:rStyle w:val="hps"/>
        </w:rPr>
        <w:t xml:space="preserve"> </w:t>
      </w:r>
      <w:r>
        <w:rPr>
          <w:rStyle w:val="hps"/>
        </w:rPr>
        <w:t>Watt</w:t>
      </w:r>
      <w:r>
        <w:t xml:space="preserve">,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requires</w:t>
      </w:r>
      <w:r>
        <w:t xml:space="preserve"> </w:t>
      </w:r>
      <w:r>
        <w:rPr>
          <w:rStyle w:val="hps"/>
        </w:rPr>
        <w:t>two power</w:t>
      </w:r>
      <w:r w:rsidR="009A7C7D">
        <w:rPr>
          <w:rStyle w:val="hps"/>
        </w:rPr>
        <w:t>s:</w:t>
      </w:r>
      <w:r>
        <w:t xml:space="preserve">  </w:t>
      </w:r>
      <w:r>
        <w:rPr>
          <w:rStyle w:val="hps"/>
        </w:rPr>
        <w:t>+8 V</w:t>
      </w:r>
      <w:r w:rsidR="0038790B">
        <w:rPr>
          <w:rStyle w:val="hps"/>
        </w:rPr>
        <w:t>--</w:t>
      </w:r>
      <w:r>
        <w:rPr>
          <w:rStyle w:val="hps"/>
        </w:rPr>
        <w:t>100</w:t>
      </w:r>
      <w:r w:rsidR="009A7C7D">
        <w:rPr>
          <w:rStyle w:val="hps"/>
        </w:rPr>
        <w:t xml:space="preserve"> </w:t>
      </w:r>
      <w:r>
        <w:rPr>
          <w:rStyle w:val="hps"/>
        </w:rPr>
        <w:t>mA</w:t>
      </w:r>
      <w:r>
        <w:t xml:space="preserve"> </w:t>
      </w:r>
      <w:r w:rsidR="009A7C7D">
        <w:t>(</w:t>
      </w:r>
      <w:r>
        <w:rPr>
          <w:rStyle w:val="hps"/>
        </w:rPr>
        <w:t>to</w:t>
      </w:r>
      <w:r>
        <w:t xml:space="preserve"> </w:t>
      </w:r>
      <w:r>
        <w:rPr>
          <w:rStyle w:val="hps"/>
        </w:rPr>
        <w:t>power</w:t>
      </w:r>
      <w:r>
        <w:t xml:space="preserve"> </w:t>
      </w:r>
      <w:r>
        <w:rPr>
          <w:rStyle w:val="hps"/>
        </w:rPr>
        <w:t>all</w:t>
      </w:r>
      <w:r>
        <w:t xml:space="preserve"> </w:t>
      </w:r>
      <w:r>
        <w:rPr>
          <w:rStyle w:val="hps"/>
        </w:rPr>
        <w:t>cards</w:t>
      </w:r>
      <w:r>
        <w:t xml:space="preserve"> </w:t>
      </w:r>
      <w:r>
        <w:rPr>
          <w:rStyle w:val="hps"/>
        </w:rPr>
        <w:t>Amp</w:t>
      </w:r>
      <w:r>
        <w:t xml:space="preserve">-HV,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12</w:t>
      </w:r>
      <w:r w:rsidR="009A7C7D">
        <w:rPr>
          <w:rStyle w:val="hps"/>
        </w:rPr>
        <w:t xml:space="preserve"> </w:t>
      </w:r>
      <w:r>
        <w:rPr>
          <w:rStyle w:val="hps"/>
        </w:rPr>
        <w:t>V</w:t>
      </w:r>
      <w:r w:rsidR="0038790B">
        <w:t>--</w:t>
      </w:r>
      <w:r>
        <w:rPr>
          <w:rStyle w:val="hps"/>
        </w:rPr>
        <w:t>300</w:t>
      </w:r>
      <w:r w:rsidR="0038790B">
        <w:rPr>
          <w:rStyle w:val="hps"/>
        </w:rPr>
        <w:t xml:space="preserve"> </w:t>
      </w:r>
      <w:r>
        <w:rPr>
          <w:rStyle w:val="hps"/>
        </w:rPr>
        <w:t>mA</w:t>
      </w:r>
      <w:r>
        <w:t xml:space="preserve"> </w:t>
      </w:r>
      <w:r>
        <w:rPr>
          <w:rStyle w:val="hps"/>
        </w:rPr>
        <w:t>for</w:t>
      </w:r>
      <w:r>
        <w:t xml:space="preserve"> </w:t>
      </w:r>
      <w:r>
        <w:rPr>
          <w:rStyle w:val="hps"/>
        </w:rPr>
        <w:t>the</w:t>
      </w:r>
      <w:r>
        <w:t xml:space="preserve"> </w:t>
      </w:r>
      <w:r w:rsidR="009A7C7D">
        <w:t xml:space="preserve">high voltage </w:t>
      </w:r>
      <w:r>
        <w:rPr>
          <w:rStyle w:val="hps"/>
        </w:rPr>
        <w:t>primary generator</w:t>
      </w:r>
      <w:r w:rsidR="0038790B">
        <w:t xml:space="preserve">.  The prototype of the M3-ARM CPU is shown in </w:t>
      </w:r>
      <w:r w:rsidR="0038790B">
        <w:fldChar w:fldCharType="begin"/>
      </w:r>
      <w:r w:rsidR="0038790B">
        <w:instrText xml:space="preserve"> REF _Ref253758162 \h </w:instrText>
      </w:r>
      <w:r w:rsidR="0038790B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8</w:t>
      </w:r>
      <w:r w:rsidR="0038790B">
        <w:fldChar w:fldCharType="end"/>
      </w:r>
      <w:r w:rsidR="0038790B">
        <w:t>.</w:t>
      </w:r>
    </w:p>
    <w:p w14:paraId="765DAAD3" w14:textId="67F47606" w:rsidR="00B33F9F" w:rsidRDefault="0038790B" w:rsidP="00B33F9F">
      <w:pPr>
        <w:jc w:val="center"/>
      </w:pPr>
      <w:r>
        <w:rPr>
          <w:noProof/>
          <w:lang w:eastAsia="en-US"/>
        </w:rPr>
        <w:drawing>
          <wp:anchor distT="0" distB="0" distL="114300" distR="114300" simplePos="0" relativeHeight="251675648" behindDoc="0" locked="0" layoutInCell="1" allowOverlap="1" wp14:anchorId="6F1E8E6F" wp14:editId="277AA90A">
            <wp:simplePos x="0" y="0"/>
            <wp:positionH relativeFrom="column">
              <wp:posOffset>2680335</wp:posOffset>
            </wp:positionH>
            <wp:positionV relativeFrom="paragraph">
              <wp:posOffset>391795</wp:posOffset>
            </wp:positionV>
            <wp:extent cx="2743200" cy="1528445"/>
            <wp:effectExtent l="0" t="0" r="0" b="0"/>
            <wp:wrapSquare wrapText="bothSides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F9F"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 wp14:anchorId="3A996E7A" wp14:editId="2860C150">
            <wp:simplePos x="0" y="0"/>
            <wp:positionH relativeFrom="column">
              <wp:posOffset>-62865</wp:posOffset>
            </wp:positionH>
            <wp:positionV relativeFrom="paragraph">
              <wp:posOffset>391795</wp:posOffset>
            </wp:positionV>
            <wp:extent cx="2774315" cy="1469390"/>
            <wp:effectExtent l="0" t="0" r="0" b="3810"/>
            <wp:wrapSquare wrapText="bothSides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D96F7" w14:textId="4EBE38C2" w:rsidR="0038790B" w:rsidRPr="00E52C8F" w:rsidRDefault="0038790B" w:rsidP="0027731A">
      <w:pPr>
        <w:jc w:val="center"/>
        <w:rPr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9280D7" wp14:editId="0432BDF3">
                <wp:simplePos x="0" y="0"/>
                <wp:positionH relativeFrom="column">
                  <wp:posOffset>-112395</wp:posOffset>
                </wp:positionH>
                <wp:positionV relativeFrom="paragraph">
                  <wp:posOffset>1786255</wp:posOffset>
                </wp:positionV>
                <wp:extent cx="5535930" cy="459740"/>
                <wp:effectExtent l="0" t="0" r="127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5930" cy="459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DADE97" w14:textId="74055AE2" w:rsidR="00CB5D85" w:rsidRPr="009F755D" w:rsidRDefault="00CB5D85" w:rsidP="0038790B">
                            <w:pPr>
                              <w:pStyle w:val="Caption"/>
                              <w:rPr>
                                <w:i/>
                                <w:noProof/>
                                <w:lang w:eastAsia="en-US"/>
                              </w:rPr>
                            </w:pPr>
                            <w:bookmarkStart w:id="21" w:name="_Ref253758162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1"/>
                            <w:r>
                              <w:t xml:space="preserve"> </w:t>
                            </w:r>
                            <w:r w:rsidRPr="009F755D">
                              <w:rPr>
                                <w:i/>
                              </w:rPr>
                              <w:t xml:space="preserve">(Left) cable connection between ARM controller and </w:t>
                            </w:r>
                            <w:proofErr w:type="spellStart"/>
                            <w:r w:rsidRPr="009F755D">
                              <w:rPr>
                                <w:i/>
                              </w:rPr>
                              <w:t>Amp_HV</w:t>
                            </w:r>
                            <w:proofErr w:type="spellEnd"/>
                            <w:r w:rsidRPr="009F755D">
                              <w:rPr>
                                <w:i/>
                              </w:rPr>
                              <w:t xml:space="preserve"> chips, (right) picture of the ARM controller board.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left:0;text-align:left;margin-left:-8.8pt;margin-top:140.65pt;width:435.9pt;height:36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" stroked="f">
                <v:textbox inset="0,0,0,0">
                  <w:txbxContent>
                    <w:p w14:paraId="4EDADE97" w14:textId="74055AE2" w:rsidR="00CB5D85" w:rsidRPr="009F755D" w:rsidRDefault="00CB5D85" w:rsidP="0038790B">
                      <w:pPr>
                        <w:pStyle w:val="Caption"/>
                        <w:rPr>
                          <w:i/>
                          <w:noProof/>
                          <w:lang w:eastAsia="en-US"/>
                        </w:rPr>
                      </w:pPr>
                      <w:bookmarkStart w:id="22" w:name="_Ref253758162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2"/>
                      <w:r>
                        <w:t xml:space="preserve"> </w:t>
                      </w:r>
                      <w:r w:rsidRPr="009F755D">
                        <w:rPr>
                          <w:i/>
                        </w:rPr>
                        <w:t xml:space="preserve">(Left) cable connection between ARM controller and </w:t>
                      </w:r>
                      <w:proofErr w:type="spellStart"/>
                      <w:r w:rsidRPr="009F755D">
                        <w:rPr>
                          <w:i/>
                        </w:rPr>
                        <w:t>Amp_HV</w:t>
                      </w:r>
                      <w:proofErr w:type="spellEnd"/>
                      <w:r w:rsidRPr="009F755D">
                        <w:rPr>
                          <w:i/>
                        </w:rPr>
                        <w:t xml:space="preserve"> chips, (right) picture of the ARM controller board.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EC9610" w14:textId="35C0B0F8" w:rsidR="00E52C8F" w:rsidRDefault="00E52C8F" w:rsidP="00B33F9F">
      <w:pPr>
        <w:rPr>
          <w:rStyle w:val="hps"/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51DDFB" wp14:editId="2BBDAF64">
                <wp:simplePos x="0" y="0"/>
                <wp:positionH relativeFrom="column">
                  <wp:posOffset>51435</wp:posOffset>
                </wp:positionH>
                <wp:positionV relativeFrom="paragraph">
                  <wp:posOffset>2771775</wp:posOffset>
                </wp:positionV>
                <wp:extent cx="5257800" cy="28765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A8ED9B" w14:textId="1B23B58E" w:rsidR="00CB5D85" w:rsidRPr="00CB1144" w:rsidRDefault="00CB5D85" w:rsidP="00E52C8F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23" w:name="_Ref253758325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3"/>
                            <w:r>
                              <w:t xml:space="preserve"> </w:t>
                            </w:r>
                            <w:r w:rsidRPr="009F755D">
                              <w:rPr>
                                <w:i/>
                              </w:rPr>
                              <w:t>Scheme of the HV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36" type="#_x0000_t202" style="position:absolute;left:0;text-align:left;margin-left:4.05pt;margin-top:218.25pt;width:414pt;height:22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" stroked="f">
                <v:textbox style="mso-fit-shape-to-text:t" inset="0,0,0,0">
                  <w:txbxContent>
                    <w:p w14:paraId="34A8ED9B" w14:textId="1B23B58E" w:rsidR="00CB5D85" w:rsidRPr="00CB1144" w:rsidRDefault="00CB5D85" w:rsidP="00E52C8F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24" w:name="_Ref253758325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4"/>
                      <w:r>
                        <w:t xml:space="preserve"> </w:t>
                      </w:r>
                      <w:r w:rsidRPr="009F755D">
                        <w:rPr>
                          <w:i/>
                        </w:rPr>
                        <w:t>Scheme of the HV generator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78720" behindDoc="0" locked="0" layoutInCell="1" allowOverlap="1" wp14:anchorId="1A150CC2" wp14:editId="21C1BFAB">
            <wp:simplePos x="0" y="0"/>
            <wp:positionH relativeFrom="column">
              <wp:posOffset>51435</wp:posOffset>
            </wp:positionH>
            <wp:positionV relativeFrom="paragraph">
              <wp:posOffset>261620</wp:posOffset>
            </wp:positionV>
            <wp:extent cx="5257800" cy="2453005"/>
            <wp:effectExtent l="0" t="0" r="0" b="10795"/>
            <wp:wrapSquare wrapText="bothSides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C8F">
        <w:rPr>
          <w:rStyle w:val="hps"/>
          <w:b/>
        </w:rPr>
        <w:t>- HV Generator Circuit Description</w:t>
      </w:r>
    </w:p>
    <w:p w14:paraId="194FCBDC" w14:textId="63E353FF" w:rsidR="00B33F9F" w:rsidRPr="00AB2004" w:rsidRDefault="00B33F9F" w:rsidP="00B33F9F">
      <w:r>
        <w:rPr>
          <w:rStyle w:val="hps"/>
        </w:rPr>
        <w:t>The architecture</w:t>
      </w:r>
      <w:r>
        <w:t xml:space="preserve"> </w:t>
      </w:r>
      <w:r>
        <w:rPr>
          <w:rStyle w:val="hps"/>
        </w:rPr>
        <w:t>of the switching power</w:t>
      </w:r>
      <w:r>
        <w:t xml:space="preserve"> </w:t>
      </w:r>
      <w:r>
        <w:rPr>
          <w:rStyle w:val="hps"/>
        </w:rPr>
        <w:t>is</w:t>
      </w:r>
      <w:r>
        <w:t xml:space="preserve"> </w:t>
      </w:r>
      <w:r>
        <w:rPr>
          <w:rStyle w:val="hps"/>
        </w:rPr>
        <w:t>an assembly</w:t>
      </w:r>
      <w:r>
        <w:t xml:space="preserve"> </w:t>
      </w:r>
      <w:r>
        <w:rPr>
          <w:rStyle w:val="hps"/>
        </w:rPr>
        <w:t>Bust</w:t>
      </w:r>
      <w:r>
        <w:t xml:space="preserve"> </w:t>
      </w:r>
      <w:r>
        <w:rPr>
          <w:rStyle w:val="hps"/>
        </w:rPr>
        <w:t>Fly-back</w:t>
      </w:r>
      <w:r>
        <w:t xml:space="preserve">. </w:t>
      </w:r>
      <w:r>
        <w:rPr>
          <w:rStyle w:val="hps"/>
        </w:rPr>
        <w:t>This configuration</w:t>
      </w:r>
      <w:r>
        <w:t xml:space="preserve"> </w:t>
      </w:r>
      <w:r w:rsidR="00E52C8F">
        <w:rPr>
          <w:rStyle w:val="hps"/>
        </w:rPr>
        <w:t>allows</w:t>
      </w:r>
      <w:r w:rsidR="00817536">
        <w:rPr>
          <w:rStyle w:val="hps"/>
        </w:rPr>
        <w:t xml:space="preserve"> </w:t>
      </w:r>
      <w:proofErr w:type="gramStart"/>
      <w:r w:rsidR="00817536">
        <w:rPr>
          <w:rStyle w:val="hps"/>
        </w:rPr>
        <w:t xml:space="preserve">to </w:t>
      </w:r>
      <w:r>
        <w:rPr>
          <w:rStyle w:val="hps"/>
        </w:rPr>
        <w:t>get</w:t>
      </w:r>
      <w:proofErr w:type="gramEnd"/>
      <w:r>
        <w:t xml:space="preserve"> </w:t>
      </w:r>
      <w:r>
        <w:rPr>
          <w:rStyle w:val="hps"/>
        </w:rPr>
        <w:t>a</w:t>
      </w:r>
      <w:r>
        <w:t xml:space="preserve"> </w:t>
      </w:r>
      <w:r>
        <w:rPr>
          <w:rStyle w:val="hps"/>
        </w:rPr>
        <w:t>good power</w:t>
      </w:r>
      <w:r>
        <w:t xml:space="preserve"> </w:t>
      </w:r>
      <w:r w:rsidR="009A7C7D">
        <w:rPr>
          <w:rStyle w:val="hps"/>
        </w:rPr>
        <w:t xml:space="preserve">with </w:t>
      </w:r>
      <w:r>
        <w:rPr>
          <w:rStyle w:val="hps"/>
        </w:rPr>
        <w:t>low-noise output</w:t>
      </w:r>
      <w:r w:rsidR="009A7C7D">
        <w:t>.</w:t>
      </w:r>
      <w:r>
        <w:t xml:space="preserve"> </w:t>
      </w:r>
      <w:r w:rsidR="009A7C7D">
        <w:rPr>
          <w:rStyle w:val="hps"/>
        </w:rPr>
        <w:t>T</w:t>
      </w:r>
      <w:r>
        <w:rPr>
          <w:rStyle w:val="hps"/>
        </w:rPr>
        <w:t>he circuit diagram</w:t>
      </w:r>
      <w:r>
        <w:t xml:space="preserve"> </w:t>
      </w:r>
      <w:r>
        <w:rPr>
          <w:rStyle w:val="hps"/>
        </w:rPr>
        <w:t>of</w:t>
      </w:r>
      <w:r>
        <w:t xml:space="preserve"> the </w:t>
      </w:r>
      <w:r>
        <w:rPr>
          <w:rStyle w:val="hps"/>
        </w:rPr>
        <w:t>HV-</w:t>
      </w:r>
      <w:r w:rsidR="009A7C7D">
        <w:t>generator is shown in</w:t>
      </w:r>
      <w:r w:rsidR="00E52C8F">
        <w:t xml:space="preserve"> </w:t>
      </w:r>
      <w:r w:rsidR="00E52C8F">
        <w:fldChar w:fldCharType="begin"/>
      </w:r>
      <w:r w:rsidR="00E52C8F">
        <w:instrText xml:space="preserve"> REF _Ref253758325 \h </w:instrText>
      </w:r>
      <w:r w:rsidR="00E52C8F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9</w:t>
      </w:r>
      <w:r w:rsidR="00E52C8F">
        <w:fldChar w:fldCharType="end"/>
      </w:r>
      <w:r w:rsidR="009A7C7D">
        <w:t xml:space="preserve">. </w:t>
      </w:r>
      <w:r>
        <w:rPr>
          <w:rStyle w:val="hps"/>
        </w:rPr>
        <w:t>The working frequency</w:t>
      </w:r>
      <w:r>
        <w:t xml:space="preserve"> </w:t>
      </w:r>
      <w:r>
        <w:rPr>
          <w:rStyle w:val="hps"/>
        </w:rPr>
        <w:t>is about</w:t>
      </w:r>
      <w:r>
        <w:t xml:space="preserve"> </w:t>
      </w:r>
      <w:r>
        <w:rPr>
          <w:rStyle w:val="hps"/>
        </w:rPr>
        <w:t>250</w:t>
      </w:r>
      <w:r w:rsidR="009A7C7D">
        <w:rPr>
          <w:rStyle w:val="hps"/>
        </w:rPr>
        <w:t xml:space="preserve"> </w:t>
      </w:r>
      <w:r>
        <w:rPr>
          <w:rStyle w:val="hps"/>
        </w:rPr>
        <w:t>kHz</w:t>
      </w:r>
      <w:r>
        <w:t xml:space="preserve">, </w:t>
      </w:r>
      <w:r>
        <w:rPr>
          <w:rStyle w:val="hps"/>
        </w:rPr>
        <w:t>with</w:t>
      </w:r>
      <w:r>
        <w:t xml:space="preserve"> </w:t>
      </w:r>
      <w:r>
        <w:rPr>
          <w:rStyle w:val="hps"/>
        </w:rPr>
        <w:t>excellent stability</w:t>
      </w:r>
      <w:r>
        <w:t xml:space="preserve"> </w:t>
      </w:r>
      <w:r>
        <w:rPr>
          <w:rStyle w:val="hps"/>
        </w:rPr>
        <w:t>at long times</w:t>
      </w:r>
      <w:r>
        <w:t xml:space="preserve"> </w:t>
      </w:r>
      <w:r>
        <w:rPr>
          <w:rStyle w:val="hps"/>
        </w:rPr>
        <w:t>of about</w:t>
      </w:r>
      <w:r>
        <w:t xml:space="preserve"> </w:t>
      </w:r>
      <w:r>
        <w:rPr>
          <w:rStyle w:val="hps"/>
        </w:rPr>
        <w:t>0.5</w:t>
      </w:r>
      <w:r>
        <w:t xml:space="preserve">%,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a</w:t>
      </w:r>
      <w:r>
        <w:t xml:space="preserve"> </w:t>
      </w:r>
      <w:r>
        <w:rPr>
          <w:rStyle w:val="hps"/>
        </w:rPr>
        <w:t>peak noise</w:t>
      </w:r>
      <w:r>
        <w:t xml:space="preserve"> </w:t>
      </w:r>
      <w:r>
        <w:rPr>
          <w:rStyle w:val="hps"/>
        </w:rPr>
        <w:t>of</w:t>
      </w:r>
      <w:r>
        <w:t xml:space="preserve"> </w:t>
      </w:r>
      <w:r>
        <w:rPr>
          <w:rStyle w:val="hps"/>
        </w:rPr>
        <w:t>less</w:t>
      </w:r>
      <w:r>
        <w:t xml:space="preserve"> </w:t>
      </w:r>
      <w:r>
        <w:rPr>
          <w:rStyle w:val="hps"/>
        </w:rPr>
        <w:t>50</w:t>
      </w:r>
      <w:r w:rsidR="009A7C7D">
        <w:rPr>
          <w:rStyle w:val="hps"/>
        </w:rPr>
        <w:t xml:space="preserve"> </w:t>
      </w:r>
      <w:r>
        <w:rPr>
          <w:rStyle w:val="hps"/>
        </w:rPr>
        <w:t>mV</w:t>
      </w:r>
      <w:r w:rsidR="00E52C8F">
        <w:rPr>
          <w:rStyle w:val="hps"/>
        </w:rPr>
        <w:t>-</w:t>
      </w:r>
      <w:proofErr w:type="spellStart"/>
      <w:r>
        <w:rPr>
          <w:rStyle w:val="hps"/>
        </w:rPr>
        <w:t>pp</w:t>
      </w:r>
      <w:proofErr w:type="spellEnd"/>
      <w:r>
        <w:t xml:space="preserve"> </w:t>
      </w:r>
      <w:r>
        <w:rPr>
          <w:rStyle w:val="hps"/>
        </w:rPr>
        <w:t>at maximum load.</w:t>
      </w:r>
      <w:r w:rsidR="00E52C8F">
        <w:rPr>
          <w:rStyle w:val="hps"/>
        </w:rPr>
        <w:t xml:space="preserve"> </w:t>
      </w:r>
      <w:r>
        <w:rPr>
          <w:rStyle w:val="hps"/>
        </w:rPr>
        <w:t>The performance is</w:t>
      </w:r>
      <w:r>
        <w:t xml:space="preserve"> </w:t>
      </w:r>
      <w:r>
        <w:rPr>
          <w:rStyle w:val="hps"/>
        </w:rPr>
        <w:t>better</w:t>
      </w:r>
      <w:r>
        <w:t xml:space="preserve"> </w:t>
      </w:r>
      <w:r>
        <w:rPr>
          <w:rStyle w:val="hps"/>
        </w:rPr>
        <w:t>than 85%.</w:t>
      </w:r>
      <w:r w:rsidR="009A7C7D">
        <w:rPr>
          <w:rStyle w:val="hps"/>
        </w:rPr>
        <w:t xml:space="preserve"> T</w:t>
      </w:r>
      <w:r>
        <w:rPr>
          <w:rStyle w:val="hps"/>
        </w:rPr>
        <w:t>he</w:t>
      </w:r>
      <w:r>
        <w:t xml:space="preserve"> </w:t>
      </w:r>
      <w:r>
        <w:rPr>
          <w:rStyle w:val="hps"/>
        </w:rPr>
        <w:t>described circuit</w:t>
      </w:r>
      <w:r w:rsidR="009A7C7D">
        <w:t xml:space="preserve"> is </w:t>
      </w:r>
      <w:r>
        <w:rPr>
          <w:rStyle w:val="hps"/>
        </w:rPr>
        <w:t>us</w:t>
      </w:r>
      <w:r w:rsidR="009A7C7D">
        <w:rPr>
          <w:rStyle w:val="hps"/>
        </w:rPr>
        <w:t>ed</w:t>
      </w:r>
      <w:r>
        <w:rPr>
          <w:rStyle w:val="hps"/>
        </w:rPr>
        <w:t xml:space="preserve"> to</w:t>
      </w:r>
      <w:r>
        <w:t xml:space="preserve"> </w:t>
      </w:r>
      <w:r>
        <w:rPr>
          <w:rStyle w:val="hps"/>
        </w:rPr>
        <w:t>test the</w:t>
      </w:r>
      <w:r>
        <w:t xml:space="preserve"> </w:t>
      </w:r>
      <w:r>
        <w:rPr>
          <w:rStyle w:val="hps"/>
        </w:rPr>
        <w:t>prototypes, but</w:t>
      </w:r>
      <w:r>
        <w:t xml:space="preserve"> </w:t>
      </w:r>
      <w:r w:rsidR="009A7C7D">
        <w:rPr>
          <w:rStyle w:val="hps"/>
        </w:rPr>
        <w:t>will not</w:t>
      </w:r>
      <w:r>
        <w:rPr>
          <w:rStyle w:val="hps"/>
        </w:rPr>
        <w:t xml:space="preserve"> work</w:t>
      </w:r>
      <w:r>
        <w:t xml:space="preserve"> </w:t>
      </w:r>
      <w:r w:rsidR="009A7C7D">
        <w:rPr>
          <w:rStyle w:val="hps"/>
        </w:rPr>
        <w:t xml:space="preserve">in </w:t>
      </w:r>
      <w:r>
        <w:rPr>
          <w:rStyle w:val="hps"/>
        </w:rPr>
        <w:t>magnetic field</w:t>
      </w:r>
      <w:r w:rsidR="009A7C7D">
        <w:t>. Two options are being followed: (</w:t>
      </w:r>
      <w:proofErr w:type="spellStart"/>
      <w:r w:rsidR="009A7C7D">
        <w:t>i</w:t>
      </w:r>
      <w:proofErr w:type="spellEnd"/>
      <w:r w:rsidR="009A7C7D">
        <w:t>) accomplish the same design without using the transformer or (ii) separate the HV generator outside the DS and bring the HV signal by cable</w:t>
      </w:r>
      <w:r w:rsidR="009F755D">
        <w:t>s</w:t>
      </w:r>
      <w:r w:rsidR="009A7C7D">
        <w:t xml:space="preserve"> through the end-plate feed-</w:t>
      </w:r>
      <w:proofErr w:type="spellStart"/>
      <w:r w:rsidR="009A7C7D">
        <w:t>throughs</w:t>
      </w:r>
      <w:proofErr w:type="spellEnd"/>
      <w:r w:rsidR="009A7C7D">
        <w:t xml:space="preserve">. In this latter case, each HV cable will serve </w:t>
      </w:r>
      <w:r w:rsidR="0027731A">
        <w:t>4 boards,</w:t>
      </w:r>
      <w:r w:rsidR="006F212F">
        <w:t xml:space="preserve"> i.e.</w:t>
      </w:r>
      <w:r w:rsidR="0027731A">
        <w:t xml:space="preserve"> 64 channels.</w:t>
      </w:r>
    </w:p>
    <w:p w14:paraId="01B4248C" w14:textId="27D5A7FF" w:rsidR="00B33F9F" w:rsidRDefault="00B33F9F" w:rsidP="00B33F9F">
      <w:pPr>
        <w:jc w:val="center"/>
        <w:rPr>
          <w:lang w:eastAsia="en-US"/>
        </w:rPr>
      </w:pPr>
    </w:p>
    <w:p w14:paraId="397B217F" w14:textId="0ED68E05" w:rsidR="006F212F" w:rsidRPr="003762CF" w:rsidRDefault="006F212F" w:rsidP="006F212F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1.5.3</w:t>
      </w:r>
      <w:r w:rsidRPr="003762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Measurement of signal characteristics</w:t>
      </w:r>
    </w:p>
    <w:p w14:paraId="737CB029" w14:textId="2D326115" w:rsidR="00B33F9F" w:rsidRDefault="00B33F9F" w:rsidP="00B33F9F">
      <w:pPr>
        <w:pStyle w:val="ListParagraph"/>
        <w:numPr>
          <w:ilvl w:val="0"/>
          <w:numId w:val="0"/>
        </w:numPr>
        <w:tabs>
          <w:tab w:val="left" w:pos="1560"/>
        </w:tabs>
        <w:ind w:left="720"/>
        <w:rPr>
          <w:b/>
        </w:rPr>
      </w:pPr>
    </w:p>
    <w:p w14:paraId="14E77B5C" w14:textId="1335300E" w:rsidR="00B33F9F" w:rsidRDefault="009F755D" w:rsidP="00B33F9F">
      <w:pPr>
        <w:pStyle w:val="ListParagraph"/>
        <w:numPr>
          <w:ilvl w:val="0"/>
          <w:numId w:val="0"/>
        </w:numPr>
        <w:ind w:left="720"/>
        <w:rPr>
          <w:b/>
        </w:rPr>
      </w:pPr>
      <w:r w:rsidRPr="000140C3">
        <w:rPr>
          <w:noProof/>
        </w:rPr>
        <w:drawing>
          <wp:anchor distT="0" distB="0" distL="114300" distR="114300" simplePos="0" relativeHeight="251715584" behindDoc="0" locked="0" layoutInCell="1" allowOverlap="1" wp14:anchorId="48891B2D" wp14:editId="4873FF15">
            <wp:simplePos x="0" y="0"/>
            <wp:positionH relativeFrom="column">
              <wp:posOffset>2680335</wp:posOffset>
            </wp:positionH>
            <wp:positionV relativeFrom="paragraph">
              <wp:posOffset>53340</wp:posOffset>
            </wp:positionV>
            <wp:extent cx="2467610" cy="1558290"/>
            <wp:effectExtent l="0" t="0" r="0" b="0"/>
            <wp:wrapSquare wrapText="bothSides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" b="7313"/>
                    <a:stretch/>
                  </pic:blipFill>
                  <pic:spPr>
                    <a:xfrm>
                      <a:off x="0" y="0"/>
                      <a:ext cx="24676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713536" behindDoc="0" locked="0" layoutInCell="1" allowOverlap="1" wp14:anchorId="540921E8" wp14:editId="4D1F5969">
            <wp:simplePos x="0" y="0"/>
            <wp:positionH relativeFrom="column">
              <wp:posOffset>51435</wp:posOffset>
            </wp:positionH>
            <wp:positionV relativeFrom="paragraph">
              <wp:posOffset>53340</wp:posOffset>
            </wp:positionV>
            <wp:extent cx="2771140" cy="1714500"/>
            <wp:effectExtent l="0" t="0" r="0" b="1270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da_corr.g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2"/>
                    <a:stretch/>
                  </pic:blipFill>
                  <pic:spPr bwMode="auto">
                    <a:xfrm>
                      <a:off x="0" y="0"/>
                      <a:ext cx="27711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43FE8" w14:textId="7A814ACB" w:rsidR="00B33F9F" w:rsidRDefault="009F755D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1BF715" wp14:editId="6EC506D2">
                <wp:simplePos x="0" y="0"/>
                <wp:positionH relativeFrom="column">
                  <wp:posOffset>51435</wp:posOffset>
                </wp:positionH>
                <wp:positionV relativeFrom="paragraph">
                  <wp:posOffset>10160</wp:posOffset>
                </wp:positionV>
                <wp:extent cx="5029200" cy="51435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514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F689AEC" w14:textId="55DCEC9B" w:rsidR="00CB5D85" w:rsidRPr="00BD481E" w:rsidRDefault="00CB5D85" w:rsidP="009F755D">
                            <w:pPr>
                              <w:pStyle w:val="Caption"/>
                              <w:rPr>
                                <w:rFonts w:eastAsia="Cambria" w:cs="Times New Roman"/>
                                <w:noProof/>
                                <w:lang w:eastAsia="en-US"/>
                              </w:rPr>
                            </w:pPr>
                            <w:bookmarkStart w:id="25" w:name="_Ref253767163"/>
                            <w:proofErr w:type="gramStart"/>
                            <w:r>
                              <w:t xml:space="preserve">Figure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bookmarkEnd w:id="25"/>
                            <w:r>
                              <w:t xml:space="preserve"> </w:t>
                            </w:r>
                            <w:r w:rsidRPr="001F47E3">
                              <w:rPr>
                                <w:i/>
                              </w:rPr>
                              <w:t xml:space="preserve">(Left) Pulse shape for one APD + amplification system fired with a green laser, (right) noise distribution for a </w:t>
                            </w:r>
                            <w:proofErr w:type="spellStart"/>
                            <w:r w:rsidRPr="001F47E3">
                              <w:rPr>
                                <w:i/>
                              </w:rPr>
                              <w:t>Lyso</w:t>
                            </w:r>
                            <w:proofErr w:type="spellEnd"/>
                            <w:r w:rsidRPr="001F47E3">
                              <w:rPr>
                                <w:i/>
                              </w:rPr>
                              <w:t xml:space="preserve"> crystal read out by </w:t>
                            </w:r>
                            <w:proofErr w:type="spellStart"/>
                            <w:r w:rsidRPr="001F47E3">
                              <w:rPr>
                                <w:i/>
                              </w:rPr>
                              <w:t>APD+amplifier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left:0;text-align:left;margin-left:4.05pt;margin-top:.8pt;width:396pt;height:4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" stroked="f">
                <v:textbox inset="0,0,0,0">
                  <w:txbxContent>
                    <w:p w14:paraId="5F689AEC" w14:textId="55DCEC9B" w:rsidR="00CB5D85" w:rsidRPr="00BD481E" w:rsidRDefault="00CB5D85" w:rsidP="009F755D">
                      <w:pPr>
                        <w:pStyle w:val="Caption"/>
                        <w:rPr>
                          <w:rFonts w:eastAsia="Cambria" w:cs="Times New Roman"/>
                          <w:noProof/>
                          <w:lang w:eastAsia="en-US"/>
                        </w:rPr>
                      </w:pPr>
                      <w:bookmarkStart w:id="26" w:name="_Ref253767163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fldSimple w:instr=" SEQ Figure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bookmarkEnd w:id="26"/>
                      <w:r>
                        <w:t xml:space="preserve"> </w:t>
                      </w:r>
                      <w:r w:rsidRPr="001F47E3">
                        <w:rPr>
                          <w:i/>
                        </w:rPr>
                        <w:t xml:space="preserve">(Left) Pulse shape for one APD + amplification system fired with a green laser, (right) noise distribution for a </w:t>
                      </w:r>
                      <w:proofErr w:type="spellStart"/>
                      <w:r w:rsidRPr="001F47E3">
                        <w:rPr>
                          <w:i/>
                        </w:rPr>
                        <w:t>Lyso</w:t>
                      </w:r>
                      <w:proofErr w:type="spellEnd"/>
                      <w:r w:rsidRPr="001F47E3">
                        <w:rPr>
                          <w:i/>
                        </w:rPr>
                        <w:t xml:space="preserve"> crystal read out by </w:t>
                      </w:r>
                      <w:proofErr w:type="spellStart"/>
                      <w:r w:rsidRPr="001F47E3">
                        <w:rPr>
                          <w:i/>
                        </w:rPr>
                        <w:t>APD+amplifier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C465B1" w14:textId="19B62598" w:rsidR="00B33F9F" w:rsidRDefault="00B33F9F" w:rsidP="00B33F9F"/>
    <w:p w14:paraId="5F06FD8E" w14:textId="77777777" w:rsidR="006F212F" w:rsidRDefault="006F212F" w:rsidP="00B33F9F"/>
    <w:p w14:paraId="6CC09B48" w14:textId="11098B43" w:rsidR="001717B3" w:rsidRDefault="00B33F9F" w:rsidP="00B33F9F">
      <w:r>
        <w:t xml:space="preserve">The </w:t>
      </w:r>
      <w:r w:rsidR="006F212F">
        <w:t xml:space="preserve">pre-amplifier </w:t>
      </w:r>
      <w:r w:rsidR="00817536">
        <w:t xml:space="preserve">has a </w:t>
      </w:r>
      <w:r>
        <w:t>bandwid</w:t>
      </w:r>
      <w:r w:rsidR="006F212F">
        <w:t xml:space="preserve">th </w:t>
      </w:r>
      <w:r w:rsidR="00817536">
        <w:t xml:space="preserve">of </w:t>
      </w:r>
      <w:r w:rsidR="006F212F">
        <w:t xml:space="preserve">70 </w:t>
      </w:r>
      <w:r>
        <w:t>MHz that correspo</w:t>
      </w:r>
      <w:r w:rsidR="006F212F">
        <w:t xml:space="preserve">nds to a signal rise time of 14 </w:t>
      </w:r>
      <w:r>
        <w:t xml:space="preserve">ns. </w:t>
      </w:r>
      <w:r w:rsidR="00817536">
        <w:t xml:space="preserve">To check this with the complete electronic chain, the </w:t>
      </w:r>
      <w:proofErr w:type="gramStart"/>
      <w:r w:rsidR="00817536">
        <w:t>photo-sensi</w:t>
      </w:r>
      <w:r w:rsidR="00A8718A">
        <w:t>tive</w:t>
      </w:r>
      <w:proofErr w:type="gramEnd"/>
      <w:r w:rsidR="00A8718A">
        <w:t xml:space="preserve"> APD area is</w:t>
      </w:r>
      <w:r w:rsidR="00817536">
        <w:t xml:space="preserve"> illuminated with a green laser </w:t>
      </w:r>
      <w:r w:rsidR="001717B3">
        <w:t>narrow pulse of 2 ns</w:t>
      </w:r>
      <w:r w:rsidR="00817536">
        <w:t xml:space="preserve"> width. The signal output from the pre-amplifier is shown in </w:t>
      </w:r>
      <w:r w:rsidR="00817536">
        <w:fldChar w:fldCharType="begin"/>
      </w:r>
      <w:r w:rsidR="00817536">
        <w:instrText xml:space="preserve"> REF _Ref253767163 \h </w:instrText>
      </w:r>
      <w:r w:rsidR="00817536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10</w:t>
      </w:r>
      <w:r w:rsidR="00817536">
        <w:fldChar w:fldCharType="end"/>
      </w:r>
      <w:r w:rsidR="00817536">
        <w:t xml:space="preserve">.left. A rise time of 16 ns has been measured in agreement with expectations. </w:t>
      </w:r>
      <w:r w:rsidR="001F47E3">
        <w:t xml:space="preserve"> </w:t>
      </w:r>
    </w:p>
    <w:tbl>
      <w:tblPr>
        <w:tblStyle w:val="TableGrid"/>
        <w:tblpPr w:leftFromText="180" w:rightFromText="180" w:vertAnchor="page" w:horzAnchor="page" w:tblpX="2170" w:tblpY="8825"/>
        <w:tblW w:w="0" w:type="auto"/>
        <w:tblLook w:val="04A0" w:firstRow="1" w:lastRow="0" w:firstColumn="1" w:lastColumn="0" w:noHBand="0" w:noVBand="1"/>
      </w:tblPr>
      <w:tblGrid>
        <w:gridCol w:w="1950"/>
        <w:gridCol w:w="2266"/>
        <w:gridCol w:w="4055"/>
      </w:tblGrid>
      <w:tr w:rsidR="002F37AC" w14:paraId="63A1FD5C" w14:textId="77777777" w:rsidTr="001F47E3">
        <w:trPr>
          <w:trHeight w:val="277"/>
        </w:trPr>
        <w:tc>
          <w:tcPr>
            <w:tcW w:w="1950" w:type="dxa"/>
          </w:tcPr>
          <w:p w14:paraId="5CFCC72A" w14:textId="77777777" w:rsidR="002F37AC" w:rsidRDefault="002F37AC" w:rsidP="002F37AC">
            <w:r>
              <w:t>Conditions</w:t>
            </w:r>
          </w:p>
        </w:tc>
        <w:tc>
          <w:tcPr>
            <w:tcW w:w="2266" w:type="dxa"/>
          </w:tcPr>
          <w:p w14:paraId="68716ED2" w14:textId="760BF5BB" w:rsidR="002F37AC" w:rsidRDefault="001F47E3" w:rsidP="002F37AC">
            <w:r>
              <w:t>Gate width (</w:t>
            </w:r>
            <w:r>
              <w:sym w:font="Symbol" w:char="F06D"/>
            </w:r>
            <w:r>
              <w:t>sec)</w:t>
            </w:r>
          </w:p>
        </w:tc>
        <w:tc>
          <w:tcPr>
            <w:tcW w:w="4055" w:type="dxa"/>
          </w:tcPr>
          <w:p w14:paraId="62B562F3" w14:textId="77FF0133" w:rsidR="002F37AC" w:rsidRDefault="001F47E3" w:rsidP="002F37AC">
            <w:proofErr w:type="spellStart"/>
            <w:r>
              <w:t>r.m.s</w:t>
            </w:r>
            <w:proofErr w:type="spellEnd"/>
            <w:r>
              <w:t xml:space="preserve">. </w:t>
            </w:r>
            <w:r w:rsidR="002F37AC">
              <w:t>Noise (Counts)</w:t>
            </w:r>
          </w:p>
        </w:tc>
      </w:tr>
      <w:tr w:rsidR="002F37AC" w14:paraId="06978824" w14:textId="77777777" w:rsidTr="001F47E3">
        <w:trPr>
          <w:trHeight w:val="291"/>
        </w:trPr>
        <w:tc>
          <w:tcPr>
            <w:tcW w:w="1950" w:type="dxa"/>
          </w:tcPr>
          <w:p w14:paraId="5881A0A4" w14:textId="53CD561B" w:rsidR="002F37AC" w:rsidRDefault="002F37AC" w:rsidP="001F47E3">
            <w:r>
              <w:t>LV off</w:t>
            </w:r>
          </w:p>
        </w:tc>
        <w:tc>
          <w:tcPr>
            <w:tcW w:w="2266" w:type="dxa"/>
          </w:tcPr>
          <w:p w14:paraId="7FFC94D5" w14:textId="4D23A434" w:rsidR="002F37AC" w:rsidRDefault="001F47E3" w:rsidP="002F37AC">
            <w:r>
              <w:t xml:space="preserve"> 0,5 or &gt; 1 </w:t>
            </w:r>
            <w:proofErr w:type="spellStart"/>
            <w:r w:rsidR="002F37AC">
              <w:t>ec</w:t>
            </w:r>
            <w:proofErr w:type="spellEnd"/>
          </w:p>
        </w:tc>
        <w:tc>
          <w:tcPr>
            <w:tcW w:w="4055" w:type="dxa"/>
          </w:tcPr>
          <w:p w14:paraId="17E6A6BE" w14:textId="77777777" w:rsidR="002F37AC" w:rsidRDefault="002F37AC" w:rsidP="002F37AC">
            <w:r>
              <w:t>1</w:t>
            </w:r>
          </w:p>
        </w:tc>
      </w:tr>
      <w:tr w:rsidR="002F37AC" w14:paraId="3AA4CE3A" w14:textId="77777777" w:rsidTr="001F47E3">
        <w:trPr>
          <w:trHeight w:val="277"/>
        </w:trPr>
        <w:tc>
          <w:tcPr>
            <w:tcW w:w="1950" w:type="dxa"/>
          </w:tcPr>
          <w:p w14:paraId="7E4E7AA2" w14:textId="076D2ED1" w:rsidR="002F37AC" w:rsidRDefault="001F47E3" w:rsidP="001F47E3">
            <w:r>
              <w:t>LV on</w:t>
            </w:r>
          </w:p>
        </w:tc>
        <w:tc>
          <w:tcPr>
            <w:tcW w:w="2266" w:type="dxa"/>
          </w:tcPr>
          <w:p w14:paraId="23C3837A" w14:textId="0543CC10" w:rsidR="002F37AC" w:rsidRDefault="002F37AC" w:rsidP="002F37AC">
            <w:r>
              <w:t>0.5</w:t>
            </w:r>
          </w:p>
        </w:tc>
        <w:tc>
          <w:tcPr>
            <w:tcW w:w="4055" w:type="dxa"/>
          </w:tcPr>
          <w:p w14:paraId="1E97A515" w14:textId="6C0D7117" w:rsidR="002F37AC" w:rsidRDefault="002F37AC" w:rsidP="002F37AC">
            <w:r>
              <w:t>2.2</w:t>
            </w:r>
          </w:p>
        </w:tc>
      </w:tr>
      <w:tr w:rsidR="002F37AC" w14:paraId="139C710A" w14:textId="77777777" w:rsidTr="001F47E3">
        <w:trPr>
          <w:trHeight w:val="291"/>
        </w:trPr>
        <w:tc>
          <w:tcPr>
            <w:tcW w:w="1950" w:type="dxa"/>
          </w:tcPr>
          <w:p w14:paraId="5F88585E" w14:textId="02A9B5B6" w:rsidR="002F37AC" w:rsidRDefault="001F47E3" w:rsidP="001F47E3">
            <w:r>
              <w:t>LV on</w:t>
            </w:r>
            <w:r w:rsidR="002F37AC">
              <w:t xml:space="preserve"> </w:t>
            </w:r>
          </w:p>
        </w:tc>
        <w:tc>
          <w:tcPr>
            <w:tcW w:w="2266" w:type="dxa"/>
          </w:tcPr>
          <w:p w14:paraId="0CB2EB10" w14:textId="14F822B5" w:rsidR="002F37AC" w:rsidRDefault="002F37AC" w:rsidP="002F37AC">
            <w:r>
              <w:t>1</w:t>
            </w:r>
          </w:p>
        </w:tc>
        <w:tc>
          <w:tcPr>
            <w:tcW w:w="4055" w:type="dxa"/>
          </w:tcPr>
          <w:p w14:paraId="46F08148" w14:textId="4F246836" w:rsidR="002F37AC" w:rsidRDefault="002F37AC" w:rsidP="002F37AC">
            <w:r>
              <w:t>2.8</w:t>
            </w:r>
            <w:r w:rsidR="001F47E3">
              <w:t>(HV off), 3.5 (HV on)</w:t>
            </w:r>
          </w:p>
        </w:tc>
      </w:tr>
      <w:tr w:rsidR="002F37AC" w14:paraId="1E8D064A" w14:textId="77777777" w:rsidTr="001F47E3">
        <w:trPr>
          <w:trHeight w:val="291"/>
        </w:trPr>
        <w:tc>
          <w:tcPr>
            <w:tcW w:w="1950" w:type="dxa"/>
          </w:tcPr>
          <w:p w14:paraId="73A943DA" w14:textId="43ACB9EB" w:rsidR="002F37AC" w:rsidRDefault="001F47E3" w:rsidP="001F47E3">
            <w:r>
              <w:t xml:space="preserve">LV on </w:t>
            </w:r>
          </w:p>
        </w:tc>
        <w:tc>
          <w:tcPr>
            <w:tcW w:w="2266" w:type="dxa"/>
          </w:tcPr>
          <w:p w14:paraId="3F9CFD61" w14:textId="0E5849A1" w:rsidR="002F37AC" w:rsidRDefault="002F37AC" w:rsidP="002F37AC">
            <w:r>
              <w:t>1.5</w:t>
            </w:r>
          </w:p>
        </w:tc>
        <w:tc>
          <w:tcPr>
            <w:tcW w:w="4055" w:type="dxa"/>
          </w:tcPr>
          <w:p w14:paraId="04B13D65" w14:textId="1BF6338D" w:rsidR="002F37AC" w:rsidRDefault="002F37AC" w:rsidP="002F37AC">
            <w:r>
              <w:t>3.6</w:t>
            </w:r>
            <w:r w:rsidR="001F47E3">
              <w:t xml:space="preserve"> (HV off), 3.9 (HV on)</w:t>
            </w:r>
          </w:p>
        </w:tc>
      </w:tr>
    </w:tbl>
    <w:p w14:paraId="3E5FA0D0" w14:textId="77777777" w:rsidR="001717B3" w:rsidRDefault="001717B3" w:rsidP="00B33F9F"/>
    <w:p w14:paraId="73DDFAED" w14:textId="335E4773" w:rsidR="00817536" w:rsidRPr="00650D08" w:rsidRDefault="001717B3" w:rsidP="00B33F9F">
      <w:pPr>
        <w:rPr>
          <w:b/>
          <w:color w:val="FF0000"/>
        </w:rPr>
      </w:pPr>
      <w:r w:rsidRPr="00650D08">
        <w:rPr>
          <w:b/>
          <w:color w:val="FF0000"/>
        </w:rPr>
        <w:t xml:space="preserve">    </w:t>
      </w:r>
      <w:r w:rsidR="00817536" w:rsidRPr="00650D08">
        <w:rPr>
          <w:b/>
          <w:color w:val="FF0000"/>
        </w:rPr>
        <w:t xml:space="preserve">Gain </w:t>
      </w:r>
      <w:proofErr w:type="gramStart"/>
      <w:r w:rsidR="00817536" w:rsidRPr="00650D08">
        <w:rPr>
          <w:b/>
          <w:color w:val="FF0000"/>
        </w:rPr>
        <w:t>measurement ?</w:t>
      </w:r>
      <w:proofErr w:type="gramEnd"/>
      <w:r w:rsidR="00817536" w:rsidRPr="00650D08">
        <w:rPr>
          <w:b/>
          <w:color w:val="FF0000"/>
        </w:rPr>
        <w:t xml:space="preserve">?? </w:t>
      </w:r>
    </w:p>
    <w:p w14:paraId="75707E08" w14:textId="77777777" w:rsidR="001F47E3" w:rsidRDefault="001F47E3" w:rsidP="00B33F9F"/>
    <w:p w14:paraId="4F6F358E" w14:textId="77777777" w:rsidR="001F47E3" w:rsidRDefault="001F47E3" w:rsidP="00B33F9F"/>
    <w:p w14:paraId="64A55053" w14:textId="29F762D6" w:rsidR="002F37AC" w:rsidRDefault="001F47E3" w:rsidP="00B33F9F">
      <w:bookmarkStart w:id="27" w:name="_Ref253824314"/>
      <w:r>
        <w:t xml:space="preserve">Table </w:t>
      </w:r>
      <w:fldSimple w:instr=" SEQ Table \* ARABIC ">
        <w:r w:rsidR="00CB5D85">
          <w:rPr>
            <w:noProof/>
          </w:rPr>
          <w:t>2</w:t>
        </w:r>
      </w:fldSimple>
      <w:bookmarkEnd w:id="27"/>
      <w:r>
        <w:t xml:space="preserve">: </w:t>
      </w:r>
      <w:r w:rsidRPr="00650D08">
        <w:rPr>
          <w:i/>
        </w:rPr>
        <w:t>measurement of the amplifier ENC for different running conditions</w:t>
      </w:r>
    </w:p>
    <w:p w14:paraId="4D05D6E7" w14:textId="77777777" w:rsidR="002F37AC" w:rsidRDefault="002F37AC" w:rsidP="00B33F9F"/>
    <w:p w14:paraId="7F675450" w14:textId="38345D33" w:rsidR="009E1246" w:rsidRDefault="00A8718A" w:rsidP="00B33F9F">
      <w:r>
        <w:t>The baseline photo-sensor</w:t>
      </w:r>
      <w:proofErr w:type="gramStart"/>
      <w:r>
        <w:t xml:space="preserve">, </w:t>
      </w:r>
      <w:r w:rsidR="00B33F9F">
        <w:t xml:space="preserve"> the</w:t>
      </w:r>
      <w:proofErr w:type="gramEnd"/>
      <w:r w:rsidR="00B33F9F">
        <w:t xml:space="preserve"> large area APD, S8664-1010, </w:t>
      </w:r>
      <w:r>
        <w:t xml:space="preserve"> has an</w:t>
      </w:r>
      <w:r w:rsidR="00B33F9F">
        <w:t xml:space="preserve"> area of 10x10 mm</w:t>
      </w:r>
      <w:r w:rsidR="00B33F9F" w:rsidRPr="009D11E3">
        <w:rPr>
          <w:vertAlign w:val="superscript"/>
        </w:rPr>
        <w:t>2</w:t>
      </w:r>
      <w:r w:rsidR="00B33F9F">
        <w:t xml:space="preserve"> resulting in a high detector capacitance of 270 pF that is the highest source of noise in the apparatus and therefore requires a</w:t>
      </w:r>
      <w:r w:rsidR="001717B3">
        <w:t xml:space="preserve"> </w:t>
      </w:r>
      <w:r w:rsidR="00B33F9F">
        <w:t xml:space="preserve">low-noise amplification stage. </w:t>
      </w:r>
      <w:r w:rsidR="001717B3">
        <w:t xml:space="preserve">To reach </w:t>
      </w:r>
      <w:proofErr w:type="gramStart"/>
      <w:r w:rsidR="001717B3">
        <w:t>a good</w:t>
      </w:r>
      <w:proofErr w:type="gramEnd"/>
      <w:r w:rsidR="001717B3">
        <w:t xml:space="preserve"> detection efficiency at the MeV level, the noise performance of the preamplifier is</w:t>
      </w:r>
      <w:r>
        <w:t xml:space="preserve"> therefore crucial and has to be determined.</w:t>
      </w:r>
      <w:r w:rsidR="001717B3">
        <w:t xml:space="preserve"> </w:t>
      </w:r>
      <w:r w:rsidR="00B33F9F">
        <w:t xml:space="preserve">ENC </w:t>
      </w:r>
      <w:r>
        <w:t xml:space="preserve">measurements </w:t>
      </w:r>
      <w:r w:rsidR="00B33F9F">
        <w:t xml:space="preserve">have been carried out </w:t>
      </w:r>
      <w:r w:rsidR="009431FB">
        <w:t>at a bench</w:t>
      </w:r>
      <w:r w:rsidR="001717B3">
        <w:t xml:space="preserve"> in different configurations:</w:t>
      </w:r>
      <w:r>
        <w:t xml:space="preserve"> with everything of</w:t>
      </w:r>
      <w:r w:rsidR="001F47E3">
        <w:t>f, with low voltage on and with/</w:t>
      </w:r>
      <w:r>
        <w:t xml:space="preserve"> without the high voltage on. </w:t>
      </w:r>
      <w:r w:rsidR="001F47E3">
        <w:t xml:space="preserve">For each configuration the ENC </w:t>
      </w:r>
      <w:r w:rsidR="00B33F9F">
        <w:t>is measured by estimating the RMS of the output dis</w:t>
      </w:r>
      <w:r w:rsidR="001F47E3">
        <w:t xml:space="preserve">tribution.  We determined the </w:t>
      </w:r>
      <w:r w:rsidR="001717B3">
        <w:t>ENC to be of ~ 1000 e</w:t>
      </w:r>
      <w:r w:rsidR="001717B3" w:rsidRPr="001717B3">
        <w:rPr>
          <w:vertAlign w:val="superscript"/>
        </w:rPr>
        <w:t>-</w:t>
      </w:r>
      <w:r w:rsidR="00B33F9F">
        <w:t xml:space="preserve"> </w:t>
      </w:r>
      <w:r w:rsidR="001717B3">
        <w:t xml:space="preserve">with a </w:t>
      </w:r>
      <w:r w:rsidR="00B33F9F">
        <w:t>negligible input capacitance while growin</w:t>
      </w:r>
      <w:r>
        <w:t>g almost linearly up to 27</w:t>
      </w:r>
      <w:r w:rsidR="001717B3">
        <w:t xml:space="preserve">0 </w:t>
      </w:r>
      <w:proofErr w:type="spellStart"/>
      <w:r w:rsidR="001717B3">
        <w:t>pF.</w:t>
      </w:r>
      <w:proofErr w:type="spellEnd"/>
      <w:r w:rsidR="001717B3">
        <w:t xml:space="preserve"> </w:t>
      </w:r>
      <w:r w:rsidR="009E1246">
        <w:t xml:space="preserve"> In </w:t>
      </w:r>
      <w:r w:rsidR="00650D08">
        <w:fldChar w:fldCharType="begin"/>
      </w:r>
      <w:r w:rsidR="00650D08">
        <w:instrText xml:space="preserve"> REF _Ref253824314 \h </w:instrText>
      </w:r>
      <w:r w:rsidR="00650D08">
        <w:fldChar w:fldCharType="separate"/>
      </w:r>
      <w:r w:rsidR="00CB5D85">
        <w:t xml:space="preserve">Table </w:t>
      </w:r>
      <w:r w:rsidR="00CB5D85">
        <w:rPr>
          <w:noProof/>
        </w:rPr>
        <w:t>2</w:t>
      </w:r>
      <w:r w:rsidR="00650D08">
        <w:fldChar w:fldCharType="end"/>
      </w:r>
      <w:r w:rsidR="00650D08">
        <w:t>, the ENC measurement is shown for different configuration. The one related to the Amplifier itself is that with LV on and HV off which corresponds to ~ 11500 e</w:t>
      </w:r>
      <w:r w:rsidR="00650D08" w:rsidRPr="00650D08">
        <w:rPr>
          <w:vertAlign w:val="superscript"/>
        </w:rPr>
        <w:t>-</w:t>
      </w:r>
      <w:r w:rsidR="00650D08">
        <w:t xml:space="preserve"> for a reasonable integration window.</w:t>
      </w:r>
      <w:r w:rsidR="009E1246">
        <w:t xml:space="preserve"> </w:t>
      </w:r>
    </w:p>
    <w:p w14:paraId="30AC6D20" w14:textId="0D010506" w:rsidR="00B33F9F" w:rsidRDefault="00B33F9F" w:rsidP="00B33F9F">
      <w:r>
        <w:t>To confirm such a measurement, we have extracted the ENC from the noise term found when testing, with a Na</w:t>
      </w:r>
      <w:r w:rsidRPr="00B10624">
        <w:rPr>
          <w:vertAlign w:val="superscript"/>
        </w:rPr>
        <w:t xml:space="preserve">22 </w:t>
      </w:r>
      <w:r>
        <w:t xml:space="preserve">source, a LYSO crystal </w:t>
      </w:r>
      <w:r w:rsidR="00650D08">
        <w:t xml:space="preserve">readout by the S8664-1010 APD followed </w:t>
      </w:r>
      <w:proofErr w:type="gramStart"/>
      <w:r w:rsidR="00650D08">
        <w:t>by  the</w:t>
      </w:r>
      <w:proofErr w:type="gramEnd"/>
      <w:r w:rsidR="00650D08">
        <w:t xml:space="preserve"> </w:t>
      </w:r>
      <w:proofErr w:type="spellStart"/>
      <w:r w:rsidR="00650D08">
        <w:t>AmpHV</w:t>
      </w:r>
      <w:proofErr w:type="spellEnd"/>
      <w:r w:rsidR="00650D08">
        <w:t xml:space="preserve"> chip</w:t>
      </w:r>
      <w:r w:rsidR="00650D08" w:rsidRPr="00650D08">
        <w:t xml:space="preserve"> </w:t>
      </w:r>
      <w:r w:rsidR="00650D08">
        <w:t xml:space="preserve">. The APD gain was set to M=150 and the light yield, LY, has been measured to be ~ 2400 photoelectrons/MeV. </w:t>
      </w:r>
      <w:r>
        <w:t>In</w:t>
      </w:r>
      <w:r w:rsidR="00650D08">
        <w:t xml:space="preserve"> </w:t>
      </w:r>
      <w:r w:rsidR="00650D08">
        <w:fldChar w:fldCharType="begin"/>
      </w:r>
      <w:r w:rsidR="00650D08">
        <w:instrText xml:space="preserve"> REF _Ref253767163 \h </w:instrText>
      </w:r>
      <w:r w:rsidR="00650D08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10</w:t>
      </w:r>
      <w:r w:rsidR="00650D08">
        <w:fldChar w:fldCharType="end"/>
      </w:r>
      <w:r w:rsidR="00650D08">
        <w:t>.</w:t>
      </w:r>
      <w:r>
        <w:t xml:space="preserve">right the distribution of the noise in count is </w:t>
      </w:r>
      <w:r w:rsidR="00650D08">
        <w:t xml:space="preserve">shown. The RMS is of 2.6 counts, which corresponds </w:t>
      </w:r>
      <w:r>
        <w:t xml:space="preserve">to 36 </w:t>
      </w:r>
      <w:proofErr w:type="spellStart"/>
      <w:r>
        <w:t>keV</w:t>
      </w:r>
      <w:proofErr w:type="spellEnd"/>
      <w:r>
        <w:t xml:space="preserve"> after correcting for the Na</w:t>
      </w:r>
      <w:r w:rsidRPr="00B10624">
        <w:rPr>
          <w:vertAlign w:val="superscript"/>
        </w:rPr>
        <w:t>22</w:t>
      </w:r>
      <w:r>
        <w:t xml:space="preserve"> energy peaks. To extract the </w:t>
      </w:r>
      <w:proofErr w:type="gramStart"/>
      <w:r>
        <w:t>ENC(</w:t>
      </w:r>
      <w:proofErr w:type="gramEnd"/>
      <w:r>
        <w:t xml:space="preserve">e-), the ENC(MeV) has to be multiplied for the LY and for </w:t>
      </w:r>
      <w:r w:rsidR="00650D08">
        <w:t xml:space="preserve">M. We obtained ENC </w:t>
      </w:r>
      <w:proofErr w:type="gramStart"/>
      <w:r w:rsidR="00650D08">
        <w:t>of 13.000 e</w:t>
      </w:r>
      <w:r w:rsidR="00650D08" w:rsidRPr="00650D08">
        <w:rPr>
          <w:vertAlign w:val="superscript"/>
        </w:rPr>
        <w:t>-</w:t>
      </w:r>
      <w:proofErr w:type="gramEnd"/>
      <w:r w:rsidR="00650D08">
        <w:t>. In the BaF2 case, a</w:t>
      </w:r>
      <w:r>
        <w:t xml:space="preserve">ssuming to obtain a LY of 100 </w:t>
      </w:r>
      <w:proofErr w:type="spellStart"/>
      <w:r>
        <w:t>pe</w:t>
      </w:r>
      <w:proofErr w:type="spellEnd"/>
      <w:r>
        <w:t>/MeV this</w:t>
      </w:r>
      <w:r w:rsidR="00650D08">
        <w:t xml:space="preserve"> noise level</w:t>
      </w:r>
      <w:r>
        <w:t xml:space="preserve"> will translate in a noise of  ~ 800 </w:t>
      </w:r>
      <w:proofErr w:type="spellStart"/>
      <w:r>
        <w:t>keV</w:t>
      </w:r>
      <w:proofErr w:type="spellEnd"/>
      <w:r w:rsidR="00650D08">
        <w:t>/channel.</w:t>
      </w:r>
      <w:r>
        <w:t xml:space="preserve"> </w:t>
      </w:r>
    </w:p>
    <w:p w14:paraId="5EF0684D" w14:textId="77777777" w:rsidR="00CB5D85" w:rsidRPr="00F8295A" w:rsidRDefault="00CB5D85" w:rsidP="00B33F9F"/>
    <w:p w14:paraId="362C80B3" w14:textId="46EFADD8" w:rsidR="00CB5D85" w:rsidRPr="00CB5D85" w:rsidRDefault="00CB5D85" w:rsidP="00221956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1.5.3 The Digitizer</w:t>
      </w:r>
      <w:r w:rsidRPr="003762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modules</w:t>
      </w:r>
    </w:p>
    <w:p w14:paraId="64521317" w14:textId="77777777" w:rsidR="00CB5D85" w:rsidRDefault="00CB5D85" w:rsidP="00221956"/>
    <w:p w14:paraId="742514AF" w14:textId="77777777" w:rsidR="00CB5D85" w:rsidRDefault="00CB5D85" w:rsidP="00CB5D85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1.5.4 Prototypes of the Digitizer</w:t>
      </w:r>
      <w:r w:rsidRPr="003762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modules</w:t>
      </w:r>
    </w:p>
    <w:p w14:paraId="4D976473" w14:textId="77777777" w:rsidR="00CB5D85" w:rsidRDefault="00CB5D85" w:rsidP="00CB5D85">
      <w:pPr>
        <w:rPr>
          <w:b/>
          <w:sz w:val="28"/>
          <w:szCs w:val="28"/>
        </w:rPr>
      </w:pPr>
    </w:p>
    <w:p w14:paraId="3B2649F2" w14:textId="5402E660" w:rsidR="00CB5D85" w:rsidRDefault="00EC66D7" w:rsidP="00CB5D85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1.5.5 Conceptual design of final</w:t>
      </w:r>
      <w:r w:rsidR="00CB5D85">
        <w:rPr>
          <w:b/>
          <w:sz w:val="28"/>
          <w:szCs w:val="28"/>
        </w:rPr>
        <w:t xml:space="preserve"> Digitizer</w:t>
      </w:r>
      <w:r w:rsidR="00CB5D85" w:rsidRPr="003762CF">
        <w:rPr>
          <w:b/>
          <w:sz w:val="28"/>
          <w:szCs w:val="28"/>
        </w:rPr>
        <w:t xml:space="preserve"> </w:t>
      </w:r>
      <w:r w:rsidR="00CB5D85">
        <w:rPr>
          <w:b/>
          <w:sz w:val="28"/>
          <w:szCs w:val="28"/>
        </w:rPr>
        <w:t>modules</w:t>
      </w:r>
    </w:p>
    <w:p w14:paraId="43F578C1" w14:textId="77777777" w:rsidR="00CB5D85" w:rsidRDefault="00CB5D85" w:rsidP="00CB5D85">
      <w:pPr>
        <w:rPr>
          <w:b/>
          <w:sz w:val="28"/>
          <w:szCs w:val="28"/>
        </w:rPr>
      </w:pPr>
      <w:bookmarkStart w:id="28" w:name="_GoBack"/>
      <w:bookmarkEnd w:id="28"/>
    </w:p>
    <w:p w14:paraId="7EBC69F5" w14:textId="77777777" w:rsidR="00CB5D85" w:rsidRDefault="00CB5D85" w:rsidP="00CB5D85">
      <w:pPr>
        <w:rPr>
          <w:b/>
          <w:sz w:val="28"/>
          <w:szCs w:val="28"/>
        </w:rPr>
      </w:pPr>
    </w:p>
    <w:p w14:paraId="1D39D1CB" w14:textId="77777777" w:rsidR="00CB5D85" w:rsidRPr="003762CF" w:rsidRDefault="00CB5D85" w:rsidP="00CB5D85">
      <w:pPr>
        <w:rPr>
          <w:b/>
          <w:sz w:val="28"/>
          <w:szCs w:val="28"/>
        </w:rPr>
      </w:pPr>
    </w:p>
    <w:p w14:paraId="3BB33ECF" w14:textId="77777777" w:rsidR="00CB5D85" w:rsidRPr="00221956" w:rsidRDefault="00CB5D85" w:rsidP="00221956"/>
    <w:sectPr w:rsidR="00CB5D85" w:rsidRPr="00221956" w:rsidSect="0078360E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1440" w:right="1800" w:bottom="1440" w:left="1800" w:header="720" w:footer="720" w:gutter="0"/>
      <w:pgNumType w:chapStyle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9CABFE" w14:textId="77777777" w:rsidR="00CB5D85" w:rsidRDefault="00CB5D85" w:rsidP="0078360E">
      <w:pPr>
        <w:spacing w:line="240" w:lineRule="auto"/>
      </w:pPr>
      <w:r>
        <w:separator/>
      </w:r>
    </w:p>
  </w:endnote>
  <w:endnote w:type="continuationSeparator" w:id="0">
    <w:p w14:paraId="08F59898" w14:textId="77777777" w:rsidR="00CB5D85" w:rsidRDefault="00CB5D85" w:rsidP="00783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28AA95" w14:textId="156F246E" w:rsidR="00CB5D85" w:rsidRDefault="00CB5D85" w:rsidP="0078360E">
    <w:pPr>
      <w:pStyle w:val="Footer"/>
      <w:jc w:val="right"/>
    </w:pPr>
    <w:r>
      <w:t>Fermi National Accelerator laboratory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3F456C" w14:textId="37393CF7" w:rsidR="00CB5D85" w:rsidRDefault="00CB5D85">
    <w:pPr>
      <w:pStyle w:val="Footer"/>
    </w:pPr>
    <w:r>
      <w:t>Mu2e Technical Design Report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7B3672" w14:textId="77777777" w:rsidR="00CB5D85" w:rsidRDefault="00CB5D85" w:rsidP="0078360E">
      <w:pPr>
        <w:spacing w:line="240" w:lineRule="auto"/>
      </w:pPr>
      <w:r>
        <w:separator/>
      </w:r>
    </w:p>
  </w:footnote>
  <w:footnote w:type="continuationSeparator" w:id="0">
    <w:p w14:paraId="0F282FFA" w14:textId="77777777" w:rsidR="00CB5D85" w:rsidRDefault="00CB5D85" w:rsidP="00783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4B50EA" w14:textId="77777777" w:rsidR="00CB5D85" w:rsidRDefault="00CB5D85" w:rsidP="0078360E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C66D7">
      <w:rPr>
        <w:rStyle w:val="PageNumber"/>
        <w:noProof/>
      </w:rPr>
      <w:t>8</w:t>
    </w:r>
    <w:r>
      <w:rPr>
        <w:rStyle w:val="PageNumber"/>
      </w:rPr>
      <w:fldChar w:fldCharType="end"/>
    </w:r>
  </w:p>
  <w:p w14:paraId="4751E760" w14:textId="612CA9EE" w:rsidR="00CB5D85" w:rsidRDefault="00CB5D85" w:rsidP="0078360E">
    <w:pPr>
      <w:pStyle w:val="Header"/>
      <w:pBdr>
        <w:bottom w:val="single" w:sz="4" w:space="1" w:color="000000"/>
      </w:pBdr>
      <w:ind w:firstLine="360"/>
    </w:pPr>
    <w:r>
      <w:tab/>
    </w:r>
    <w:r>
      <w:tab/>
      <w:t>Mu2e Technical Design Report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6BD4C9" w14:textId="77777777" w:rsidR="00CB5D85" w:rsidRDefault="00CB5D85" w:rsidP="0078360E">
    <w:pPr>
      <w:pStyle w:val="Header"/>
      <w:framePr w:wrap="around" w:vAnchor="text" w:hAnchor="page" w:x="10162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C66D7">
      <w:rPr>
        <w:rStyle w:val="PageNumber"/>
        <w:noProof/>
      </w:rPr>
      <w:t>9</w:t>
    </w:r>
    <w:r>
      <w:rPr>
        <w:rStyle w:val="PageNumber"/>
      </w:rPr>
      <w:fldChar w:fldCharType="end"/>
    </w:r>
  </w:p>
  <w:p w14:paraId="4C840389" w14:textId="321B0215" w:rsidR="00CB5D85" w:rsidRDefault="00CB5D85" w:rsidP="0078360E">
    <w:pPr>
      <w:pStyle w:val="Header"/>
      <w:pBdr>
        <w:bottom w:val="single" w:sz="4" w:space="1" w:color="000000"/>
      </w:pBdr>
    </w:pPr>
    <w:r>
      <w:t>Chapter 1: Calorimeter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5BFA"/>
    <w:multiLevelType w:val="multilevel"/>
    <w:tmpl w:val="CF600A3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37A0B06"/>
    <w:multiLevelType w:val="hybridMultilevel"/>
    <w:tmpl w:val="E346A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4521D"/>
    <w:multiLevelType w:val="multilevel"/>
    <w:tmpl w:val="B418A77A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>
    <w:nsid w:val="0B9C0D06"/>
    <w:multiLevelType w:val="multilevel"/>
    <w:tmpl w:val="A4C231F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D2914A8"/>
    <w:multiLevelType w:val="multilevel"/>
    <w:tmpl w:val="E56295B6"/>
    <w:lvl w:ilvl="0">
      <w:start w:val="1"/>
      <w:numFmt w:val="bullet"/>
      <w:lvlText w:val="o"/>
      <w:lvlJc w:val="left"/>
      <w:pPr>
        <w:ind w:left="6120" w:hanging="39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D15D48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17659EF"/>
    <w:multiLevelType w:val="hybridMultilevel"/>
    <w:tmpl w:val="CB6CA59E"/>
    <w:lvl w:ilvl="0" w:tplc="1E20036A">
      <w:start w:val="1"/>
      <w:numFmt w:val="bullet"/>
      <w:lvlText w:val="o"/>
      <w:lvlJc w:val="left"/>
      <w:pPr>
        <w:ind w:left="3600" w:hanging="288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A226B8"/>
    <w:multiLevelType w:val="multilevel"/>
    <w:tmpl w:val="0B783C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4076A5F"/>
    <w:multiLevelType w:val="hybridMultilevel"/>
    <w:tmpl w:val="3214A93E"/>
    <w:lvl w:ilvl="0" w:tplc="9CE44E14">
      <w:start w:val="1"/>
      <w:numFmt w:val="bullet"/>
      <w:lvlText w:val="o"/>
      <w:lvlJc w:val="left"/>
      <w:pPr>
        <w:ind w:left="3600" w:hanging="21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F533D6"/>
    <w:multiLevelType w:val="hybridMultilevel"/>
    <w:tmpl w:val="2F74DB2C"/>
    <w:lvl w:ilvl="0" w:tplc="4C7A413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022E85"/>
    <w:multiLevelType w:val="multilevel"/>
    <w:tmpl w:val="B418A77A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>
    <w:nsid w:val="3C280BE3"/>
    <w:multiLevelType w:val="multilevel"/>
    <w:tmpl w:val="20189342"/>
    <w:lvl w:ilvl="0">
      <w:start w:val="1"/>
      <w:numFmt w:val="decimal"/>
      <w:lvlText w:val="%1.0"/>
      <w:lvlJc w:val="left"/>
      <w:pPr>
        <w:tabs>
          <w:tab w:val="num" w:pos="1440"/>
        </w:tabs>
        <w:ind w:left="720" w:firstLine="0"/>
      </w:pPr>
      <w:rPr>
        <w:rFonts w:ascii="Times New Roman Bold" w:hAnsi="Times New Roman Bold" w:hint="default"/>
        <w:b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1440"/>
        </w:tabs>
        <w:ind w:left="72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2">
    <w:nsid w:val="3CD2100E"/>
    <w:multiLevelType w:val="multilevel"/>
    <w:tmpl w:val="3214A93E"/>
    <w:lvl w:ilvl="0">
      <w:start w:val="1"/>
      <w:numFmt w:val="bullet"/>
      <w:lvlText w:val="o"/>
      <w:lvlJc w:val="left"/>
      <w:pPr>
        <w:ind w:left="3600" w:hanging="21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D26862"/>
    <w:multiLevelType w:val="multilevel"/>
    <w:tmpl w:val="AFC6E97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4A4C0627"/>
    <w:multiLevelType w:val="multilevel"/>
    <w:tmpl w:val="4DC4D72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DCC42C9"/>
    <w:multiLevelType w:val="multilevel"/>
    <w:tmpl w:val="19F2CE0E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6">
    <w:nsid w:val="50790A48"/>
    <w:multiLevelType w:val="hybridMultilevel"/>
    <w:tmpl w:val="0CC43F8C"/>
    <w:lvl w:ilvl="0" w:tplc="57329BD6">
      <w:start w:val="1"/>
      <w:numFmt w:val="decimal"/>
      <w:pStyle w:val="Reference"/>
      <w:lvlText w:val="[%1]"/>
      <w:lvlJc w:val="left"/>
      <w:pPr>
        <w:ind w:left="504" w:hanging="360"/>
      </w:pPr>
      <w:rPr>
        <w:rFonts w:ascii="Times New Roman" w:hAnsi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671E82"/>
    <w:multiLevelType w:val="multilevel"/>
    <w:tmpl w:val="F880CEFE"/>
    <w:lvl w:ilvl="0">
      <w:start w:val="1"/>
      <w:numFmt w:val="bullet"/>
      <w:lvlText w:val="o"/>
      <w:lvlJc w:val="left"/>
      <w:pPr>
        <w:ind w:left="2520" w:hanging="21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554994"/>
    <w:multiLevelType w:val="hybridMultilevel"/>
    <w:tmpl w:val="F880CEFE"/>
    <w:lvl w:ilvl="0" w:tplc="5CEE9C56">
      <w:start w:val="1"/>
      <w:numFmt w:val="bullet"/>
      <w:lvlText w:val="o"/>
      <w:lvlJc w:val="left"/>
      <w:pPr>
        <w:ind w:left="2520" w:hanging="21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6E0B77"/>
    <w:multiLevelType w:val="multilevel"/>
    <w:tmpl w:val="E1C4AD6E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>
    <w:nsid w:val="5E5D6733"/>
    <w:multiLevelType w:val="multilevel"/>
    <w:tmpl w:val="886AEEBC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5F9B0DCC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67ED4DB8"/>
    <w:multiLevelType w:val="multilevel"/>
    <w:tmpl w:val="AE184D5A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3">
    <w:nsid w:val="69B51CF6"/>
    <w:multiLevelType w:val="multilevel"/>
    <w:tmpl w:val="CF600A3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6C14103E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5C55F42"/>
    <w:multiLevelType w:val="hybridMultilevel"/>
    <w:tmpl w:val="4C2A4664"/>
    <w:lvl w:ilvl="0" w:tplc="C49ACDA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7A0C024D"/>
    <w:multiLevelType w:val="hybridMultilevel"/>
    <w:tmpl w:val="9564C19E"/>
    <w:lvl w:ilvl="0" w:tplc="823A859E">
      <w:start w:val="1"/>
      <w:numFmt w:val="bullet"/>
      <w:pStyle w:val="ListParagraph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14"/>
  </w:num>
  <w:num w:numId="5">
    <w:abstractNumId w:val="20"/>
  </w:num>
  <w:num w:numId="6">
    <w:abstractNumId w:val="3"/>
  </w:num>
  <w:num w:numId="7">
    <w:abstractNumId w:val="25"/>
  </w:num>
  <w:num w:numId="8">
    <w:abstractNumId w:val="19"/>
  </w:num>
  <w:num w:numId="9">
    <w:abstractNumId w:val="2"/>
  </w:num>
  <w:num w:numId="10">
    <w:abstractNumId w:val="10"/>
  </w:num>
  <w:num w:numId="11">
    <w:abstractNumId w:val="22"/>
  </w:num>
  <w:num w:numId="12">
    <w:abstractNumId w:val="15"/>
  </w:num>
  <w:num w:numId="13">
    <w:abstractNumId w:val="16"/>
  </w:num>
  <w:num w:numId="14">
    <w:abstractNumId w:val="5"/>
  </w:num>
  <w:num w:numId="15">
    <w:abstractNumId w:val="18"/>
  </w:num>
  <w:num w:numId="16">
    <w:abstractNumId w:val="17"/>
  </w:num>
  <w:num w:numId="17">
    <w:abstractNumId w:val="8"/>
  </w:num>
  <w:num w:numId="18">
    <w:abstractNumId w:val="12"/>
  </w:num>
  <w:num w:numId="19">
    <w:abstractNumId w:val="6"/>
  </w:num>
  <w:num w:numId="20">
    <w:abstractNumId w:val="21"/>
  </w:num>
  <w:num w:numId="21">
    <w:abstractNumId w:val="26"/>
  </w:num>
  <w:num w:numId="22">
    <w:abstractNumId w:val="4"/>
  </w:num>
  <w:num w:numId="23">
    <w:abstractNumId w:val="24"/>
  </w:num>
  <w:num w:numId="24">
    <w:abstractNumId w:val="23"/>
  </w:num>
  <w:num w:numId="25">
    <w:abstractNumId w:val="1"/>
  </w:num>
  <w:num w:numId="26">
    <w:abstractNumId w:val="13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revisionView w:markup="0"/>
  <w:doNotTrackMoves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8C4"/>
    <w:rsid w:val="000045D6"/>
    <w:rsid w:val="00011F97"/>
    <w:rsid w:val="000655DB"/>
    <w:rsid w:val="00097719"/>
    <w:rsid w:val="000F1460"/>
    <w:rsid w:val="000F47E7"/>
    <w:rsid w:val="00113651"/>
    <w:rsid w:val="001236F7"/>
    <w:rsid w:val="00123A8E"/>
    <w:rsid w:val="00156FAD"/>
    <w:rsid w:val="0016575C"/>
    <w:rsid w:val="001717B3"/>
    <w:rsid w:val="001920F6"/>
    <w:rsid w:val="001B2B23"/>
    <w:rsid w:val="001F0F77"/>
    <w:rsid w:val="001F47E3"/>
    <w:rsid w:val="00221956"/>
    <w:rsid w:val="00230B55"/>
    <w:rsid w:val="00232ED4"/>
    <w:rsid w:val="0026267A"/>
    <w:rsid w:val="002674B6"/>
    <w:rsid w:val="002771AD"/>
    <w:rsid w:val="0027731A"/>
    <w:rsid w:val="00292614"/>
    <w:rsid w:val="002A67F0"/>
    <w:rsid w:val="002F37AC"/>
    <w:rsid w:val="00361588"/>
    <w:rsid w:val="003630D2"/>
    <w:rsid w:val="003762CF"/>
    <w:rsid w:val="003812D8"/>
    <w:rsid w:val="0038790B"/>
    <w:rsid w:val="003C0300"/>
    <w:rsid w:val="003C37B4"/>
    <w:rsid w:val="00400853"/>
    <w:rsid w:val="0043071B"/>
    <w:rsid w:val="004C76DB"/>
    <w:rsid w:val="004E4A73"/>
    <w:rsid w:val="00522377"/>
    <w:rsid w:val="00535113"/>
    <w:rsid w:val="00596A11"/>
    <w:rsid w:val="005B607E"/>
    <w:rsid w:val="005C7CCB"/>
    <w:rsid w:val="005E1803"/>
    <w:rsid w:val="00650D08"/>
    <w:rsid w:val="00661B56"/>
    <w:rsid w:val="00693882"/>
    <w:rsid w:val="006F212F"/>
    <w:rsid w:val="0071075F"/>
    <w:rsid w:val="007708C4"/>
    <w:rsid w:val="0078360E"/>
    <w:rsid w:val="007E04CD"/>
    <w:rsid w:val="008042D6"/>
    <w:rsid w:val="00814EB3"/>
    <w:rsid w:val="00817536"/>
    <w:rsid w:val="0082204F"/>
    <w:rsid w:val="0083041D"/>
    <w:rsid w:val="00892871"/>
    <w:rsid w:val="0091725E"/>
    <w:rsid w:val="009234F9"/>
    <w:rsid w:val="009431FB"/>
    <w:rsid w:val="00964C3E"/>
    <w:rsid w:val="0097339B"/>
    <w:rsid w:val="009A7C7D"/>
    <w:rsid w:val="009B51A4"/>
    <w:rsid w:val="009C158C"/>
    <w:rsid w:val="009E1246"/>
    <w:rsid w:val="009E2D43"/>
    <w:rsid w:val="009F755D"/>
    <w:rsid w:val="00A01432"/>
    <w:rsid w:val="00A8202F"/>
    <w:rsid w:val="00A8718A"/>
    <w:rsid w:val="00A90783"/>
    <w:rsid w:val="00B06452"/>
    <w:rsid w:val="00B1509A"/>
    <w:rsid w:val="00B16A6C"/>
    <w:rsid w:val="00B33F9F"/>
    <w:rsid w:val="00B34F63"/>
    <w:rsid w:val="00B405FF"/>
    <w:rsid w:val="00B40BA1"/>
    <w:rsid w:val="00B65E13"/>
    <w:rsid w:val="00B8702C"/>
    <w:rsid w:val="00C23E8B"/>
    <w:rsid w:val="00C70447"/>
    <w:rsid w:val="00CA0C18"/>
    <w:rsid w:val="00CB5D85"/>
    <w:rsid w:val="00CF45B8"/>
    <w:rsid w:val="00CF7E99"/>
    <w:rsid w:val="00D232EB"/>
    <w:rsid w:val="00D31D1E"/>
    <w:rsid w:val="00D65F7B"/>
    <w:rsid w:val="00DB4066"/>
    <w:rsid w:val="00DE56AF"/>
    <w:rsid w:val="00DF21CD"/>
    <w:rsid w:val="00E13AC9"/>
    <w:rsid w:val="00E1436E"/>
    <w:rsid w:val="00E52C8F"/>
    <w:rsid w:val="00E96AB7"/>
    <w:rsid w:val="00EB25A9"/>
    <w:rsid w:val="00EC66D7"/>
    <w:rsid w:val="00ED249F"/>
    <w:rsid w:val="00EF0482"/>
    <w:rsid w:val="00F12C14"/>
    <w:rsid w:val="00F31F04"/>
    <w:rsid w:val="00F63E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0F6698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71B"/>
    <w:pPr>
      <w:spacing w:line="320" w:lineRule="exact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B8702C"/>
    <w:pPr>
      <w:keepNext/>
      <w:numPr>
        <w:numId w:val="11"/>
      </w:numPr>
      <w:spacing w:before="240" w:after="240"/>
      <w:outlineLvl w:val="0"/>
    </w:pPr>
    <w:rPr>
      <w:b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7E99"/>
    <w:pPr>
      <w:keepNext/>
      <w:numPr>
        <w:ilvl w:val="1"/>
        <w:numId w:val="11"/>
      </w:numPr>
      <w:spacing w:before="240" w:after="120" w:line="240" w:lineRule="auto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qFormat/>
    <w:rsid w:val="00B8702C"/>
    <w:pPr>
      <w:keepNext/>
      <w:numPr>
        <w:ilvl w:val="2"/>
        <w:numId w:val="11"/>
      </w:numPr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3C0300"/>
    <w:pPr>
      <w:keepNext/>
      <w:keepLines/>
      <w:spacing w:before="200"/>
      <w:contextualSpacing/>
      <w:outlineLvl w:val="3"/>
    </w:pPr>
    <w:rPr>
      <w:rFonts w:eastAsiaTheme="majorEastAsia" w:cstheme="majorBidi"/>
      <w:b/>
      <w:bCs/>
      <w:i/>
      <w:i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708C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8C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8C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8C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8C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autoRedefine/>
    <w:qFormat/>
    <w:rsid w:val="001920F6"/>
    <w:pPr>
      <w:spacing w:before="240" w:after="60"/>
      <w:jc w:val="center"/>
      <w:outlineLvl w:val="0"/>
    </w:pPr>
    <w:rPr>
      <w:b/>
      <w:kern w:val="28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3C0300"/>
    <w:rPr>
      <w:rFonts w:ascii="Times New Roman" w:eastAsiaTheme="majorEastAsia" w:hAnsi="Times New Roman" w:cstheme="majorBidi"/>
      <w:b/>
      <w:bCs/>
      <w:i/>
      <w:iCs/>
      <w:color w:val="000000" w:themeColor="text1"/>
      <w:sz w:val="24"/>
    </w:rPr>
  </w:style>
  <w:style w:type="paragraph" w:styleId="ListParagraph">
    <w:name w:val="List Paragraph"/>
    <w:basedOn w:val="Normal"/>
    <w:next w:val="Normal"/>
    <w:uiPriority w:val="34"/>
    <w:qFormat/>
    <w:rsid w:val="001F0F77"/>
    <w:pPr>
      <w:numPr>
        <w:numId w:val="21"/>
      </w:numPr>
      <w:contextualSpacing/>
    </w:pPr>
    <w:rPr>
      <w:rFonts w:eastAsia="Cambria" w:cs="Times New Roman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8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8C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8C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87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7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F63"/>
    <w:pPr>
      <w:spacing w:after="200" w:line="240" w:lineRule="auto"/>
    </w:pPr>
    <w:rPr>
      <w:bCs/>
      <w:color w:val="000000" w:themeColor="text1"/>
      <w:sz w:val="22"/>
      <w:szCs w:val="18"/>
    </w:rPr>
  </w:style>
  <w:style w:type="paragraph" w:customStyle="1" w:styleId="Reference">
    <w:name w:val="Reference"/>
    <w:basedOn w:val="Normal"/>
    <w:next w:val="Normal"/>
    <w:qFormat/>
    <w:rsid w:val="00964C3E"/>
    <w:pPr>
      <w:numPr>
        <w:numId w:val="13"/>
      </w:numPr>
      <w:contextualSpacing/>
    </w:pPr>
    <w:rPr>
      <w:rFonts w:eastAsia="Cambria" w:cs="Times New Roman"/>
      <w:lang w:eastAsia="en-US"/>
    </w:rPr>
  </w:style>
  <w:style w:type="table" w:styleId="TableGrid">
    <w:name w:val="Table Grid"/>
    <w:basedOn w:val="TableNormal"/>
    <w:rsid w:val="000F1460"/>
    <w:rPr>
      <w:rFonts w:ascii="Cambria" w:eastAsia="Cambria" w:hAnsi="Cambria" w:cs="Times New Roman"/>
      <w:sz w:val="24"/>
      <w:szCs w:val="24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cript">
    <w:name w:val="Subscript"/>
    <w:basedOn w:val="Normal"/>
    <w:next w:val="Normal"/>
    <w:qFormat/>
    <w:rsid w:val="009234F9"/>
    <w:rPr>
      <w:position w:val="-4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60E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60E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8360E"/>
  </w:style>
  <w:style w:type="character" w:customStyle="1" w:styleId="Heading1Char">
    <w:name w:val="Heading 1 Char"/>
    <w:basedOn w:val="DefaultParagraphFont"/>
    <w:link w:val="Heading1"/>
    <w:rsid w:val="00522377"/>
    <w:rPr>
      <w:rFonts w:ascii="Times New Roman" w:hAnsi="Times New Roman"/>
      <w:b/>
      <w:kern w:val="32"/>
      <w:sz w:val="36"/>
      <w:szCs w:val="32"/>
    </w:rPr>
  </w:style>
  <w:style w:type="character" w:customStyle="1" w:styleId="hps">
    <w:name w:val="hps"/>
    <w:basedOn w:val="DefaultParagraphFont"/>
    <w:rsid w:val="00B33F9F"/>
  </w:style>
  <w:style w:type="character" w:customStyle="1" w:styleId="atn">
    <w:name w:val="atn"/>
    <w:basedOn w:val="DefaultParagraphFont"/>
    <w:rsid w:val="00B33F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71B"/>
    <w:pPr>
      <w:spacing w:line="320" w:lineRule="exact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B8702C"/>
    <w:pPr>
      <w:keepNext/>
      <w:numPr>
        <w:numId w:val="11"/>
      </w:numPr>
      <w:spacing w:before="240" w:after="240"/>
      <w:outlineLvl w:val="0"/>
    </w:pPr>
    <w:rPr>
      <w:b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7E99"/>
    <w:pPr>
      <w:keepNext/>
      <w:numPr>
        <w:ilvl w:val="1"/>
        <w:numId w:val="11"/>
      </w:numPr>
      <w:spacing w:before="240" w:after="120" w:line="240" w:lineRule="auto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qFormat/>
    <w:rsid w:val="00B8702C"/>
    <w:pPr>
      <w:keepNext/>
      <w:numPr>
        <w:ilvl w:val="2"/>
        <w:numId w:val="11"/>
      </w:numPr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3C0300"/>
    <w:pPr>
      <w:keepNext/>
      <w:keepLines/>
      <w:spacing w:before="200"/>
      <w:contextualSpacing/>
      <w:outlineLvl w:val="3"/>
    </w:pPr>
    <w:rPr>
      <w:rFonts w:eastAsiaTheme="majorEastAsia" w:cstheme="majorBidi"/>
      <w:b/>
      <w:bCs/>
      <w:i/>
      <w:i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708C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8C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8C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8C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8C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autoRedefine/>
    <w:qFormat/>
    <w:rsid w:val="001920F6"/>
    <w:pPr>
      <w:spacing w:before="240" w:after="60"/>
      <w:jc w:val="center"/>
      <w:outlineLvl w:val="0"/>
    </w:pPr>
    <w:rPr>
      <w:b/>
      <w:kern w:val="28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3C0300"/>
    <w:rPr>
      <w:rFonts w:ascii="Times New Roman" w:eastAsiaTheme="majorEastAsia" w:hAnsi="Times New Roman" w:cstheme="majorBidi"/>
      <w:b/>
      <w:bCs/>
      <w:i/>
      <w:iCs/>
      <w:color w:val="000000" w:themeColor="text1"/>
      <w:sz w:val="24"/>
    </w:rPr>
  </w:style>
  <w:style w:type="paragraph" w:styleId="ListParagraph">
    <w:name w:val="List Paragraph"/>
    <w:basedOn w:val="Normal"/>
    <w:next w:val="Normal"/>
    <w:uiPriority w:val="34"/>
    <w:qFormat/>
    <w:rsid w:val="001F0F77"/>
    <w:pPr>
      <w:numPr>
        <w:numId w:val="21"/>
      </w:numPr>
      <w:contextualSpacing/>
    </w:pPr>
    <w:rPr>
      <w:rFonts w:eastAsia="Cambria" w:cs="Times New Roman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8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8C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8C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87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7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F63"/>
    <w:pPr>
      <w:spacing w:after="200" w:line="240" w:lineRule="auto"/>
    </w:pPr>
    <w:rPr>
      <w:bCs/>
      <w:color w:val="000000" w:themeColor="text1"/>
      <w:sz w:val="22"/>
      <w:szCs w:val="18"/>
    </w:rPr>
  </w:style>
  <w:style w:type="paragraph" w:customStyle="1" w:styleId="Reference">
    <w:name w:val="Reference"/>
    <w:basedOn w:val="Normal"/>
    <w:next w:val="Normal"/>
    <w:qFormat/>
    <w:rsid w:val="00964C3E"/>
    <w:pPr>
      <w:numPr>
        <w:numId w:val="13"/>
      </w:numPr>
      <w:contextualSpacing/>
    </w:pPr>
    <w:rPr>
      <w:rFonts w:eastAsia="Cambria" w:cs="Times New Roman"/>
      <w:lang w:eastAsia="en-US"/>
    </w:rPr>
  </w:style>
  <w:style w:type="table" w:styleId="TableGrid">
    <w:name w:val="Table Grid"/>
    <w:basedOn w:val="TableNormal"/>
    <w:rsid w:val="000F1460"/>
    <w:rPr>
      <w:rFonts w:ascii="Cambria" w:eastAsia="Cambria" w:hAnsi="Cambria" w:cs="Times New Roman"/>
      <w:sz w:val="24"/>
      <w:szCs w:val="24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cript">
    <w:name w:val="Subscript"/>
    <w:basedOn w:val="Normal"/>
    <w:next w:val="Normal"/>
    <w:qFormat/>
    <w:rsid w:val="009234F9"/>
    <w:rPr>
      <w:position w:val="-4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60E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60E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8360E"/>
  </w:style>
  <w:style w:type="character" w:customStyle="1" w:styleId="Heading1Char">
    <w:name w:val="Heading 1 Char"/>
    <w:basedOn w:val="DefaultParagraphFont"/>
    <w:link w:val="Heading1"/>
    <w:rsid w:val="00522377"/>
    <w:rPr>
      <w:rFonts w:ascii="Times New Roman" w:hAnsi="Times New Roman"/>
      <w:b/>
      <w:kern w:val="32"/>
      <w:sz w:val="36"/>
      <w:szCs w:val="32"/>
    </w:rPr>
  </w:style>
  <w:style w:type="character" w:customStyle="1" w:styleId="hps">
    <w:name w:val="hps"/>
    <w:basedOn w:val="DefaultParagraphFont"/>
    <w:rsid w:val="00B33F9F"/>
  </w:style>
  <w:style w:type="character" w:customStyle="1" w:styleId="atn">
    <w:name w:val="atn"/>
    <w:basedOn w:val="DefaultParagraphFont"/>
    <w:rsid w:val="00B33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gif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1895</Words>
  <Characters>10807</Characters>
  <Application>Microsoft Macintosh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Fermilab</Company>
  <LinksUpToDate>false</LinksUpToDate>
  <CharactersWithSpaces>12677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Ray</dc:creator>
  <cp:keywords/>
  <dc:description/>
  <cp:lastModifiedBy>miscetti</cp:lastModifiedBy>
  <cp:revision>19</cp:revision>
  <cp:lastPrinted>2014-02-12T10:44:00Z</cp:lastPrinted>
  <dcterms:created xsi:type="dcterms:W3CDTF">2013-12-05T11:20:00Z</dcterms:created>
  <dcterms:modified xsi:type="dcterms:W3CDTF">2014-02-12T10:46:00Z</dcterms:modified>
</cp:coreProperties>
</file>