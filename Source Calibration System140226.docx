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42CBD" w14:textId="77777777" w:rsidR="00E513B0" w:rsidRPr="00821565" w:rsidRDefault="00E513B0" w:rsidP="001E36AC">
      <w:pPr>
        <w:pStyle w:val="Heading1"/>
        <w:rPr>
          <w:rFonts w:cs="Times New Roman"/>
        </w:rPr>
      </w:pPr>
      <w:r w:rsidRPr="00821565">
        <w:rPr>
          <w:rFonts w:cs="Times New Roman"/>
        </w:rPr>
        <w:t>1.9 Source calibration system</w:t>
      </w:r>
    </w:p>
    <w:p w14:paraId="39226CB9" w14:textId="6C709652" w:rsidR="00263916" w:rsidRPr="00821565" w:rsidRDefault="00263916" w:rsidP="001E36AC">
      <w:pPr>
        <w:jc w:val="left"/>
        <w:rPr>
          <w:rFonts w:cs="Times New Roman"/>
        </w:rPr>
      </w:pPr>
      <w:r w:rsidRPr="00821565">
        <w:rPr>
          <w:rFonts w:cs="Times New Roman"/>
        </w:rPr>
        <w:t xml:space="preserve">Calibration and monitoring during data-taking is an important ingredient if the best possible performance of the calorimeter is to be realized. A suitable system must provide precise, independent crystal-by-crystal calibration.  The use of radioactive sources is a proven technique for accomplishing such a calibration. </w:t>
      </w:r>
      <w:r w:rsidR="00964DFB">
        <w:rPr>
          <w:rFonts w:cs="Times New Roman"/>
        </w:rPr>
        <w:t>However, m</w:t>
      </w:r>
      <w:r w:rsidRPr="00821565">
        <w:rPr>
          <w:rFonts w:cs="Times New Roman"/>
        </w:rPr>
        <w:t>ost long-lived sources</w:t>
      </w:r>
      <w:r w:rsidR="00964DFB">
        <w:rPr>
          <w:rFonts w:cs="Times New Roman"/>
        </w:rPr>
        <w:t xml:space="preserve"> are </w:t>
      </w:r>
      <w:r w:rsidRPr="00821565">
        <w:rPr>
          <w:rFonts w:cs="Times New Roman"/>
        </w:rPr>
        <w:t>limited to an energy around 1 MeV, which makes it difficult to secure a signal significantly above electronic noise</w:t>
      </w:r>
      <w:r w:rsidR="00964DFB">
        <w:rPr>
          <w:rFonts w:cs="Times New Roman"/>
        </w:rPr>
        <w:t xml:space="preserve">, and </w:t>
      </w:r>
      <w:r w:rsidRPr="00821565">
        <w:rPr>
          <w:rFonts w:cs="Times New Roman"/>
        </w:rPr>
        <w:t xml:space="preserve">sources that </w:t>
      </w:r>
      <w:r w:rsidR="00B779D0">
        <w:rPr>
          <w:rFonts w:cs="Times New Roman"/>
        </w:rPr>
        <w:t xml:space="preserve">must </w:t>
      </w:r>
      <w:r w:rsidRPr="00821565">
        <w:rPr>
          <w:rFonts w:cs="Times New Roman"/>
        </w:rPr>
        <w:t xml:space="preserve">be deployed individually are not practical with a system of  ~2000 crystals. </w:t>
      </w:r>
      <w:r w:rsidR="00F354BE">
        <w:rPr>
          <w:rFonts w:cs="Times New Roman"/>
        </w:rPr>
        <w:t>Mu2e has adopted an approach formerly devised</w:t>
      </w:r>
      <w:r w:rsidRPr="00821565">
        <w:rPr>
          <w:rFonts w:cs="Times New Roman"/>
        </w:rPr>
        <w:t xml:space="preserve"> for the BaBar electromagnetic calorimeter</w:t>
      </w:r>
      <w:r w:rsidR="00F354BE">
        <w:rPr>
          <w:rFonts w:cs="Times New Roman"/>
        </w:rPr>
        <w:t xml:space="preserve">. In this system </w:t>
      </w:r>
      <w:r w:rsidRPr="00821565">
        <w:rPr>
          <w:rFonts w:cs="Times New Roman"/>
        </w:rPr>
        <w:t xml:space="preserve">a 6.13 MeV photon line </w:t>
      </w:r>
      <w:r w:rsidR="00F354BE">
        <w:rPr>
          <w:rFonts w:cs="Times New Roman"/>
        </w:rPr>
        <w:t xml:space="preserve">is obtained </w:t>
      </w:r>
      <w:r w:rsidRPr="00821565">
        <w:rPr>
          <w:rFonts w:cs="Times New Roman"/>
        </w:rPr>
        <w:t xml:space="preserve">from a short-lived </w:t>
      </w:r>
      <w:r w:rsidRPr="00821565">
        <w:rPr>
          <w:rFonts w:cs="Times New Roman"/>
          <w:vertAlign w:val="superscript"/>
        </w:rPr>
        <w:t>16</w:t>
      </w:r>
      <w:r w:rsidRPr="00821565">
        <w:rPr>
          <w:rFonts w:cs="Times New Roman"/>
        </w:rPr>
        <w:t>O transition that can be switched on and off</w:t>
      </w:r>
      <w:r w:rsidR="00AA3A25" w:rsidRPr="00AA3A25">
        <w:rPr>
          <w:rFonts w:cs="Times New Roman"/>
        </w:rPr>
        <w:t xml:space="preserve"> </w:t>
      </w:r>
      <w:r w:rsidR="00AA3A25" w:rsidRPr="00821565">
        <w:rPr>
          <w:rFonts w:cs="Times New Roman"/>
        </w:rPr>
        <w:t>arbitrarily</w:t>
      </w:r>
      <w:r w:rsidRPr="00821565">
        <w:rPr>
          <w:rFonts w:cs="Times New Roman"/>
        </w:rPr>
        <w:t>. This system was successfully used for routine weekly calibra</w:t>
      </w:r>
      <w:r w:rsidR="00A606DE">
        <w:rPr>
          <w:rFonts w:cs="Times New Roman"/>
        </w:rPr>
        <w:t>tions of the BaBar calorimeter. I</w:t>
      </w:r>
      <w:r w:rsidRPr="00821565">
        <w:rPr>
          <w:rFonts w:cs="Times New Roman"/>
        </w:rPr>
        <w:t>t is an ideal match to the Mu2e requirements</w:t>
      </w:r>
      <w:r w:rsidR="00A606DE">
        <w:rPr>
          <w:rFonts w:cs="Times New Roman"/>
        </w:rPr>
        <w:t>, and w</w:t>
      </w:r>
      <w:r w:rsidR="00175A1B" w:rsidRPr="00821565">
        <w:rPr>
          <w:rFonts w:cs="Times New Roman"/>
        </w:rPr>
        <w:t>e</w:t>
      </w:r>
      <w:r w:rsidR="00A606DE">
        <w:rPr>
          <w:rFonts w:cs="Times New Roman"/>
        </w:rPr>
        <w:t xml:space="preserve"> </w:t>
      </w:r>
      <w:r w:rsidR="00014A97" w:rsidRPr="00821565">
        <w:rPr>
          <w:rFonts w:cs="Times New Roman"/>
        </w:rPr>
        <w:t>have</w:t>
      </w:r>
      <w:r w:rsidR="00A606DE">
        <w:rPr>
          <w:rFonts w:cs="Times New Roman"/>
        </w:rPr>
        <w:t xml:space="preserve"> </w:t>
      </w:r>
      <w:r w:rsidR="00014A97" w:rsidRPr="00821565">
        <w:rPr>
          <w:rFonts w:cs="Times New Roman"/>
        </w:rPr>
        <w:t>started the process of</w:t>
      </w:r>
      <w:r w:rsidRPr="00821565">
        <w:rPr>
          <w:rFonts w:cs="Times New Roman"/>
        </w:rPr>
        <w:t xml:space="preserve"> </w:t>
      </w:r>
      <w:r w:rsidR="00811DD7">
        <w:rPr>
          <w:rFonts w:cs="Times New Roman"/>
        </w:rPr>
        <w:t xml:space="preserve">salvaging the BaBar system in order to </w:t>
      </w:r>
      <w:r w:rsidRPr="00821565">
        <w:rPr>
          <w:rFonts w:cs="Times New Roman"/>
        </w:rPr>
        <w:t xml:space="preserve">refurbish </w:t>
      </w:r>
      <w:r w:rsidR="00175A1B" w:rsidRPr="00821565">
        <w:rPr>
          <w:rFonts w:cs="Times New Roman"/>
        </w:rPr>
        <w:t>it for use in Mu2e</w:t>
      </w:r>
      <w:r w:rsidRPr="00821565">
        <w:rPr>
          <w:rFonts w:cs="Times New Roman"/>
        </w:rPr>
        <w:t>.</w:t>
      </w:r>
    </w:p>
    <w:p w14:paraId="78B1D915" w14:textId="01CC54F3" w:rsidR="00263916" w:rsidRPr="00821565" w:rsidRDefault="00263916" w:rsidP="001E36AC">
      <w:pPr>
        <w:jc w:val="left"/>
        <w:rPr>
          <w:rFonts w:cs="Times New Roman"/>
        </w:rPr>
      </w:pPr>
    </w:p>
    <w:p w14:paraId="2C920F70" w14:textId="72B02F99" w:rsidR="00DB0691" w:rsidRPr="00811DD7" w:rsidRDefault="00DB0691" w:rsidP="001E36AC">
      <w:pPr>
        <w:jc w:val="left"/>
        <w:rPr>
          <w:rFonts w:cs="Times New Roman"/>
          <w:i/>
        </w:rPr>
      </w:pPr>
      <w:r w:rsidRPr="0044584B">
        <w:rPr>
          <w:rFonts w:cs="Times New Roman"/>
          <w:noProof/>
          <w:lang w:eastAsia="en-US"/>
        </w:rPr>
        <w:drawing>
          <wp:anchor distT="0" distB="0" distL="114300" distR="114300" simplePos="0" relativeHeight="251653632" behindDoc="0" locked="0" layoutInCell="1" allowOverlap="1" wp14:anchorId="7D58092E" wp14:editId="4CB0729C">
            <wp:simplePos x="0" y="0"/>
            <wp:positionH relativeFrom="column">
              <wp:posOffset>116840</wp:posOffset>
            </wp:positionH>
            <wp:positionV relativeFrom="paragraph">
              <wp:posOffset>280035</wp:posOffset>
            </wp:positionV>
            <wp:extent cx="5486400" cy="10140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01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263916" w:rsidRPr="0044584B">
        <w:rPr>
          <w:rFonts w:cs="Times New Roman"/>
        </w:rPr>
        <w:t>The decay chain producing the calibration photon line is</w:t>
      </w:r>
      <w:r w:rsidR="00811DD7" w:rsidRPr="00811DD7">
        <w:rPr>
          <w:rFonts w:cs="Times New Roman"/>
          <w:i/>
        </w:rPr>
        <w:t>:</w:t>
      </w:r>
    </w:p>
    <w:p w14:paraId="1080B3C2" w14:textId="534C1A69" w:rsidR="00DB0691" w:rsidRPr="00821565" w:rsidRDefault="00F94285" w:rsidP="001E36AC">
      <w:pPr>
        <w:jc w:val="left"/>
        <w:rPr>
          <w:rFonts w:cs="Times New Roman"/>
        </w:rPr>
      </w:pPr>
      <w:r>
        <w:rPr>
          <w:noProof/>
        </w:rPr>
        <mc:AlternateContent>
          <mc:Choice Requires="wps">
            <w:drawing>
              <wp:anchor distT="0" distB="0" distL="114300" distR="114300" simplePos="0" relativeHeight="251661824" behindDoc="0" locked="0" layoutInCell="1" allowOverlap="1" wp14:anchorId="299E11E0" wp14:editId="2829A2A4">
                <wp:simplePos x="0" y="0"/>
                <wp:positionH relativeFrom="column">
                  <wp:posOffset>3523615</wp:posOffset>
                </wp:positionH>
                <wp:positionV relativeFrom="paragraph">
                  <wp:posOffset>4145280</wp:posOffset>
                </wp:positionV>
                <wp:extent cx="28270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14:paraId="7EF44AE9" w14:textId="34E0DCA7" w:rsidR="00F94285" w:rsidRPr="00232037" w:rsidRDefault="00F94285" w:rsidP="00F94285">
                            <w:pPr>
                              <w:pStyle w:val="Caption"/>
                              <w:rPr>
                                <w:rFonts w:cs="Times New Roman"/>
                                <w:noProof/>
                                <w:sz w:val="24"/>
                                <w:szCs w:val="24"/>
                              </w:rPr>
                            </w:pPr>
                            <w:r>
                              <w:t xml:space="preserve">Figure </w:t>
                            </w:r>
                            <w:fldSimple w:instr=" SEQ Figure \* ARABIC ">
                              <w:r w:rsidR="00DA47B3">
                                <w:rPr>
                                  <w:noProof/>
                                </w:rPr>
                                <w:t>1</w:t>
                              </w:r>
                            </w:fldSimple>
                            <w:r>
                              <w:t>. Typical source calibration spectrum from a BaBar CsI(Tl) crystal showing the 6.13 MeV peak, along with two escape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E11E0" id="_x0000_t202" coordsize="21600,21600" o:spt="202" path="m,l,21600r21600,l21600,xe">
                <v:stroke joinstyle="miter"/>
                <v:path gradientshapeok="t" o:connecttype="rect"/>
              </v:shapetype>
              <v:shape id="Text Box 3" o:spid="_x0000_s1026" type="#_x0000_t202" style="position:absolute;margin-left:277.45pt;margin-top:326.4pt;width:222.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goMAIAAGsEAAAOAAAAZHJzL2Uyb0RvYy54bWysVE1v2zAMvQ/YfxB0X5wPrCu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" stroked="f">
                <v:textbox style="mso-fit-shape-to-text:t" inset="0,0,0,0">
                  <w:txbxContent>
                    <w:p w14:paraId="7EF44AE9" w14:textId="34E0DCA7" w:rsidR="00F94285" w:rsidRPr="00232037" w:rsidRDefault="00F94285" w:rsidP="00F94285">
                      <w:pPr>
                        <w:pStyle w:val="Caption"/>
                        <w:rPr>
                          <w:rFonts w:cs="Times New Roman"/>
                          <w:noProof/>
                          <w:sz w:val="24"/>
                          <w:szCs w:val="24"/>
                        </w:rPr>
                      </w:pPr>
                      <w:r>
                        <w:t xml:space="preserve">Figure </w:t>
                      </w:r>
                      <w:fldSimple w:instr=" SEQ Figure \* ARABIC ">
                        <w:r w:rsidR="00DA47B3">
                          <w:rPr>
                            <w:noProof/>
                          </w:rPr>
                          <w:t>1</w:t>
                        </w:r>
                      </w:fldSimple>
                      <w:r>
                        <w:t>. Typical source calibration spectrum from a BaBar CsI(Tl) crystal showing the 6.13 MeV peak, along with two escape peaks.</w:t>
                      </w:r>
                    </w:p>
                  </w:txbxContent>
                </v:textbox>
                <w10:wrap type="square"/>
              </v:shape>
            </w:pict>
          </mc:Fallback>
        </mc:AlternateContent>
      </w:r>
      <w:r w:rsidR="00811DD7" w:rsidRPr="00821565">
        <w:rPr>
          <w:rFonts w:cs="Times New Roman"/>
          <w:noProof/>
          <w:lang w:eastAsia="en-US"/>
        </w:rPr>
        <w:drawing>
          <wp:anchor distT="0" distB="0" distL="114300" distR="114300" simplePos="0" relativeHeight="251655680" behindDoc="0" locked="0" layoutInCell="1" allowOverlap="1" wp14:anchorId="03A92697" wp14:editId="60512A7E">
            <wp:simplePos x="0" y="0"/>
            <wp:positionH relativeFrom="column">
              <wp:posOffset>3523615</wp:posOffset>
            </wp:positionH>
            <wp:positionV relativeFrom="paragraph">
              <wp:posOffset>1292225</wp:posOffset>
            </wp:positionV>
            <wp:extent cx="2827020" cy="27959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79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691" w:rsidRPr="00821565">
        <w:rPr>
          <w:rFonts w:cs="Times New Roman"/>
        </w:rPr>
        <w:t xml:space="preserve">The fluorine, a component of Fluorinert™ coolant liquid, is activated with a fast neutron source, producing the </w:t>
      </w:r>
      <w:r w:rsidR="00DB0691" w:rsidRPr="00821565">
        <w:rPr>
          <w:rFonts w:cs="Times New Roman"/>
          <w:vertAlign w:val="superscript"/>
        </w:rPr>
        <w:t>16</w:t>
      </w:r>
      <w:r w:rsidR="00DB0691" w:rsidRPr="00821565">
        <w:rPr>
          <w:rFonts w:cs="Times New Roman"/>
        </w:rPr>
        <w:t xml:space="preserve">N isotope. This isotope then β-decays with a half-life of seven seconds to an excited state </w:t>
      </w:r>
      <w:r w:rsidR="00DB0691" w:rsidRPr="00821565">
        <w:rPr>
          <w:rFonts w:cs="Times New Roman"/>
          <w:vertAlign w:val="superscript"/>
        </w:rPr>
        <w:t>16</w:t>
      </w:r>
      <w:r w:rsidR="00DB0691" w:rsidRPr="00821565">
        <w:rPr>
          <w:rFonts w:cs="Times New Roman"/>
        </w:rPr>
        <w:t>O</w:t>
      </w:r>
      <w:r w:rsidR="00811DD7" w:rsidRPr="00811DD7">
        <w:rPr>
          <w:rFonts w:cs="Times New Roman"/>
          <w:vertAlign w:val="superscript"/>
        </w:rPr>
        <w:t>*</w:t>
      </w:r>
      <w:r w:rsidR="00DB0691" w:rsidRPr="00821565">
        <w:rPr>
          <w:rFonts w:cs="Times New Roman"/>
        </w:rPr>
        <w:t>, which in turn emits a 6.13 MeV photon as it cascades to its ground state.</w:t>
      </w:r>
      <w:r w:rsidR="00811DD7">
        <w:rPr>
          <w:rFonts w:cs="Times New Roman"/>
        </w:rPr>
        <w:t xml:space="preserve"> A</w:t>
      </w:r>
      <w:r w:rsidR="0044584B">
        <w:rPr>
          <w:rFonts w:cs="Times New Roman"/>
        </w:rPr>
        <w:t xml:space="preserve"> source spectrum </w:t>
      </w:r>
      <w:r w:rsidR="00811DD7">
        <w:rPr>
          <w:rFonts w:cs="Times New Roman"/>
        </w:rPr>
        <w:t xml:space="preserve">collected </w:t>
      </w:r>
      <w:r w:rsidR="00DB0691" w:rsidRPr="00821565">
        <w:rPr>
          <w:rFonts w:cs="Times New Roman"/>
        </w:rPr>
        <w:t>with a BaBar CsI(Tl) crystal with PIN diode readouts is shown</w:t>
      </w:r>
      <w:r w:rsidR="00836CF4" w:rsidRPr="00821565">
        <w:rPr>
          <w:rFonts w:cs="Times New Roman"/>
        </w:rPr>
        <w:t xml:space="preserve"> at right</w:t>
      </w:r>
      <w:r w:rsidR="00DB0691" w:rsidRPr="00821565">
        <w:rPr>
          <w:rFonts w:cs="Times New Roman"/>
        </w:rPr>
        <w:t>. There are three principal contributi</w:t>
      </w:r>
      <w:r w:rsidR="0044584B">
        <w:rPr>
          <w:rFonts w:cs="Times New Roman"/>
        </w:rPr>
        <w:t>ons to the overall energy distribution:</w:t>
      </w:r>
      <w:r w:rsidR="00DB0691" w:rsidRPr="00821565">
        <w:rPr>
          <w:rFonts w:cs="Times New Roman"/>
        </w:rPr>
        <w:t xml:space="preserve"> one </w:t>
      </w:r>
      <w:r w:rsidR="0044584B">
        <w:rPr>
          <w:rFonts w:cs="Times New Roman"/>
        </w:rPr>
        <w:t xml:space="preserve">peak </w:t>
      </w:r>
      <w:r w:rsidR="00DB0691" w:rsidRPr="00821565">
        <w:rPr>
          <w:rFonts w:cs="Times New Roman"/>
        </w:rPr>
        <w:t>a</w:t>
      </w:r>
      <w:r w:rsidR="0044584B">
        <w:rPr>
          <w:rFonts w:cs="Times New Roman"/>
        </w:rPr>
        <w:t>t 6.13 MeV, another at 5.62 MeV</w:t>
      </w:r>
      <w:r w:rsidR="00DB0691" w:rsidRPr="00821565">
        <w:rPr>
          <w:rFonts w:cs="Times New Roman"/>
        </w:rPr>
        <w:t xml:space="preserve"> and </w:t>
      </w:r>
      <w:r w:rsidR="0044584B">
        <w:rPr>
          <w:rFonts w:cs="Times New Roman"/>
        </w:rPr>
        <w:t xml:space="preserve">a </w:t>
      </w:r>
      <w:r w:rsidR="00DB0691" w:rsidRPr="00821565">
        <w:rPr>
          <w:rFonts w:cs="Times New Roman"/>
        </w:rPr>
        <w:t xml:space="preserve">third at 5.11 MeV, the latter two representing </w:t>
      </w:r>
      <w:r w:rsidR="00836CF4" w:rsidRPr="00821565">
        <w:rPr>
          <w:rFonts w:cs="Times New Roman"/>
        </w:rPr>
        <w:t>e</w:t>
      </w:r>
      <w:r w:rsidR="00836CF4" w:rsidRPr="0044584B">
        <w:rPr>
          <w:rFonts w:cs="Times New Roman"/>
          <w:vertAlign w:val="superscript"/>
        </w:rPr>
        <w:t>+</w:t>
      </w:r>
      <w:r w:rsidR="00836CF4" w:rsidRPr="00821565">
        <w:rPr>
          <w:rFonts w:cs="Times New Roman"/>
        </w:rPr>
        <w:t>e</w:t>
      </w:r>
      <w:r w:rsidR="00836CF4" w:rsidRPr="0044584B">
        <w:rPr>
          <w:rFonts w:cs="Times New Roman"/>
          <w:vertAlign w:val="superscript"/>
        </w:rPr>
        <w:t>-</w:t>
      </w:r>
      <w:r w:rsidR="00DB0691" w:rsidRPr="00821565">
        <w:rPr>
          <w:rFonts w:cs="Times New Roman"/>
        </w:rPr>
        <w:t xml:space="preserve"> annihilation photon escape peaks. Since all three peaks have well-defined energies, they simultaneously provide both an absolute calibration and a measure of </w:t>
      </w:r>
      <w:r w:rsidR="00836CF4" w:rsidRPr="00821565">
        <w:rPr>
          <w:rFonts w:cs="Times New Roman"/>
        </w:rPr>
        <w:t xml:space="preserve">the </w:t>
      </w:r>
      <w:r w:rsidR="00DB0691" w:rsidRPr="00821565">
        <w:rPr>
          <w:rFonts w:cs="Times New Roman"/>
        </w:rPr>
        <w:t xml:space="preserve">linearity </w:t>
      </w:r>
      <w:r w:rsidR="00836CF4" w:rsidRPr="00821565">
        <w:rPr>
          <w:rFonts w:cs="Times New Roman"/>
        </w:rPr>
        <w:t xml:space="preserve">of response </w:t>
      </w:r>
      <w:r w:rsidR="00DB0691" w:rsidRPr="00821565">
        <w:rPr>
          <w:rFonts w:cs="Times New Roman"/>
        </w:rPr>
        <w:t xml:space="preserve">at the low end of the </w:t>
      </w:r>
      <w:r w:rsidR="0044584B">
        <w:rPr>
          <w:rFonts w:cs="Times New Roman"/>
        </w:rPr>
        <w:t xml:space="preserve">calorimeter </w:t>
      </w:r>
      <w:r w:rsidR="00836CF4" w:rsidRPr="00821565">
        <w:rPr>
          <w:rFonts w:cs="Times New Roman"/>
        </w:rPr>
        <w:t xml:space="preserve">energy </w:t>
      </w:r>
      <w:r w:rsidR="00DB0691" w:rsidRPr="00821565">
        <w:rPr>
          <w:rFonts w:cs="Times New Roman"/>
        </w:rPr>
        <w:t>scale.</w:t>
      </w:r>
    </w:p>
    <w:p w14:paraId="4363AE99" w14:textId="77777777" w:rsidR="00C25FA2" w:rsidRPr="00821565" w:rsidRDefault="00C25FA2" w:rsidP="001E36AC">
      <w:pPr>
        <w:jc w:val="left"/>
        <w:rPr>
          <w:rFonts w:cs="Times New Roman"/>
        </w:rPr>
      </w:pPr>
    </w:p>
    <w:p w14:paraId="51A7246E" w14:textId="00E31BFB" w:rsidR="0044584B" w:rsidRDefault="00C25FA2" w:rsidP="001E36AC">
      <w:pPr>
        <w:jc w:val="left"/>
        <w:rPr>
          <w:rFonts w:cs="Times New Roman"/>
        </w:rPr>
      </w:pPr>
      <w:r w:rsidRPr="00821565">
        <w:rPr>
          <w:rFonts w:cs="Times New Roman"/>
        </w:rPr>
        <w:t>The fluorine is activated using neutrons provided by a commercial de</w:t>
      </w:r>
      <w:r w:rsidR="0044584B">
        <w:rPr>
          <w:rFonts w:cs="Times New Roman"/>
        </w:rPr>
        <w:t xml:space="preserve">uterium-tritium (DT) generator </w:t>
      </w:r>
      <w:r w:rsidR="0044584B">
        <w:rPr>
          <w:rFonts w:cs="Times New Roman"/>
        </w:rPr>
        <w:lastRenderedPageBreak/>
        <w:t>producing</w:t>
      </w:r>
      <w:r w:rsidRPr="00821565">
        <w:rPr>
          <w:rFonts w:cs="Times New Roman"/>
        </w:rPr>
        <w:t xml:space="preserve"> 14.2 MeV neutrons</w:t>
      </w:r>
      <w:r w:rsidR="0044584B">
        <w:rPr>
          <w:rFonts w:cs="Times New Roman"/>
        </w:rPr>
        <w:t>,</w:t>
      </w:r>
      <w:r w:rsidR="0044584B" w:rsidRPr="0044584B">
        <w:rPr>
          <w:rFonts w:cs="Times New Roman"/>
        </w:rPr>
        <w:t xml:space="preserve"> </w:t>
      </w:r>
      <w:r w:rsidR="0044584B" w:rsidRPr="00821565">
        <w:rPr>
          <w:rFonts w:cs="Times New Roman"/>
        </w:rPr>
        <w:t xml:space="preserve">at typical rates of several times </w:t>
      </w:r>
      <w:r w:rsidR="0044584B">
        <w:rPr>
          <w:rFonts w:cs="Times New Roman"/>
        </w:rPr>
        <w:t>10</w:t>
      </w:r>
      <w:r w:rsidR="0044584B" w:rsidRPr="0050502E">
        <w:rPr>
          <w:rFonts w:cs="Times New Roman"/>
          <w:vertAlign w:val="superscript"/>
        </w:rPr>
        <w:t>8</w:t>
      </w:r>
      <w:r w:rsidR="0044584B" w:rsidRPr="00821565">
        <w:rPr>
          <w:rFonts w:cs="Times New Roman"/>
        </w:rPr>
        <w:t xml:space="preserve"> neutrons/second</w:t>
      </w:r>
      <w:r w:rsidR="0044584B">
        <w:rPr>
          <w:rFonts w:cs="Times New Roman"/>
        </w:rPr>
        <w:t>,</w:t>
      </w:r>
      <w:r w:rsidRPr="00821565">
        <w:rPr>
          <w:rFonts w:cs="Times New Roman"/>
        </w:rPr>
        <w:t xml:space="preserve"> by accelerating deuterons onto a tr</w:t>
      </w:r>
      <w:r w:rsidR="0044584B">
        <w:rPr>
          <w:rFonts w:cs="Times New Roman"/>
        </w:rPr>
        <w:t>itium target</w:t>
      </w:r>
      <w:r w:rsidRPr="00821565">
        <w:rPr>
          <w:rFonts w:cs="Times New Roman"/>
        </w:rPr>
        <w:t xml:space="preserve">. The DT generator is surrounded with a bath of the fluorine-containing liquid Fluorinert™, which is then circulated </w:t>
      </w:r>
      <w:r w:rsidR="0044584B">
        <w:rPr>
          <w:rFonts w:cs="Times New Roman"/>
        </w:rPr>
        <w:t xml:space="preserve">through a system of manifolds and pipes </w:t>
      </w:r>
      <w:r w:rsidRPr="00821565">
        <w:rPr>
          <w:rFonts w:cs="Times New Roman"/>
        </w:rPr>
        <w:t>to the calorimeter crystals. Many suitable fluorine</w:t>
      </w:r>
      <w:r w:rsidR="005D7F1D" w:rsidRPr="00821565">
        <w:rPr>
          <w:rFonts w:cs="Times New Roman"/>
        </w:rPr>
        <w:t xml:space="preserve">-containing liquids </w:t>
      </w:r>
      <w:r w:rsidR="0044584B">
        <w:rPr>
          <w:rFonts w:cs="Times New Roman"/>
        </w:rPr>
        <w:t xml:space="preserve">are commercially </w:t>
      </w:r>
      <w:r w:rsidR="005D7F1D" w:rsidRPr="00821565">
        <w:rPr>
          <w:rFonts w:cs="Times New Roman"/>
        </w:rPr>
        <w:t xml:space="preserve">available; </w:t>
      </w:r>
      <w:r w:rsidRPr="00821565">
        <w:rPr>
          <w:rFonts w:cs="Times New Roman"/>
        </w:rPr>
        <w:t>Fluorinert</w:t>
      </w:r>
      <w:r w:rsidR="005D7F1D" w:rsidRPr="00821565">
        <w:rPr>
          <w:rFonts w:cs="Times New Roman"/>
        </w:rPr>
        <w:t>™</w:t>
      </w:r>
      <w:r w:rsidRPr="00821565">
        <w:rPr>
          <w:rFonts w:cs="Times New Roman"/>
        </w:rPr>
        <w:t xml:space="preserve"> </w:t>
      </w:r>
      <w:r w:rsidR="005D7F1D" w:rsidRPr="00821565">
        <w:rPr>
          <w:rFonts w:cs="Times New Roman"/>
        </w:rPr>
        <w:t>“</w:t>
      </w:r>
      <w:r w:rsidRPr="00821565">
        <w:rPr>
          <w:rFonts w:cs="Times New Roman"/>
        </w:rPr>
        <w:t>FC</w:t>
      </w:r>
      <w:r w:rsidR="005D7F1D" w:rsidRPr="00821565">
        <w:rPr>
          <w:rFonts w:cs="Times New Roman"/>
        </w:rPr>
        <w:t>-</w:t>
      </w:r>
      <w:r w:rsidRPr="00821565">
        <w:rPr>
          <w:rFonts w:cs="Times New Roman"/>
        </w:rPr>
        <w:t>77</w:t>
      </w:r>
      <w:r w:rsidR="005D7F1D" w:rsidRPr="00821565">
        <w:rPr>
          <w:rFonts w:cs="Times New Roman"/>
        </w:rPr>
        <w:t>”</w:t>
      </w:r>
      <w:r w:rsidRPr="00821565">
        <w:rPr>
          <w:rFonts w:cs="Times New Roman"/>
        </w:rPr>
        <w:t xml:space="preserve"> was used in BaBar</w:t>
      </w:r>
      <w:r w:rsidR="0044584B">
        <w:rPr>
          <w:rFonts w:cs="Times New Roman"/>
        </w:rPr>
        <w:t xml:space="preserve"> and </w:t>
      </w:r>
      <w:r w:rsidRPr="00821565">
        <w:rPr>
          <w:rFonts w:cs="Times New Roman"/>
        </w:rPr>
        <w:t>stored in a reservoir near the D-T ge</w:t>
      </w:r>
      <w:r w:rsidR="0080127A">
        <w:rPr>
          <w:rFonts w:cs="Times New Roman"/>
        </w:rPr>
        <w:t>nerator. When a calibration run i</w:t>
      </w:r>
      <w:r w:rsidRPr="00821565">
        <w:rPr>
          <w:rFonts w:cs="Times New Roman"/>
        </w:rPr>
        <w:t>s started, the generator and a circulating pump</w:t>
      </w:r>
      <w:r w:rsidR="0080127A">
        <w:rPr>
          <w:rFonts w:cs="Times New Roman"/>
        </w:rPr>
        <w:t xml:space="preserve"> a</w:t>
      </w:r>
      <w:r w:rsidR="0044584B">
        <w:rPr>
          <w:rFonts w:cs="Times New Roman"/>
        </w:rPr>
        <w:t>re turned on</w:t>
      </w:r>
      <w:r w:rsidRPr="00821565">
        <w:rPr>
          <w:rFonts w:cs="Times New Roman"/>
        </w:rPr>
        <w:t xml:space="preserve">.  Fluid </w:t>
      </w:r>
      <w:r w:rsidR="0080127A">
        <w:rPr>
          <w:rFonts w:cs="Times New Roman"/>
        </w:rPr>
        <w:t>i</w:t>
      </w:r>
      <w:r w:rsidR="0044584B">
        <w:rPr>
          <w:rFonts w:cs="Times New Roman"/>
        </w:rPr>
        <w:t xml:space="preserve">s </w:t>
      </w:r>
      <w:r w:rsidRPr="00821565">
        <w:rPr>
          <w:rFonts w:cs="Times New Roman"/>
        </w:rPr>
        <w:t xml:space="preserve">pumped from the reservoir through the DT </w:t>
      </w:r>
      <w:r w:rsidR="0044584B">
        <w:rPr>
          <w:rFonts w:cs="Times New Roman"/>
        </w:rPr>
        <w:t xml:space="preserve">activation </w:t>
      </w:r>
      <w:r w:rsidRPr="00821565">
        <w:rPr>
          <w:rFonts w:cs="Times New Roman"/>
        </w:rPr>
        <w:t>bath and then to the calorimeter. Th</w:t>
      </w:r>
      <w:r w:rsidR="0080127A">
        <w:rPr>
          <w:rFonts w:cs="Times New Roman"/>
        </w:rPr>
        <w:t>e system i</w:t>
      </w:r>
      <w:r w:rsidRPr="00821565">
        <w:rPr>
          <w:rFonts w:cs="Times New Roman"/>
        </w:rPr>
        <w:t xml:space="preserve">s closed, with fluid returning from the calorimeter to the reservoir. A schematic of the </w:t>
      </w:r>
      <w:r w:rsidR="0080127A">
        <w:rPr>
          <w:rFonts w:cs="Times New Roman"/>
        </w:rPr>
        <w:t>Mu2e</w:t>
      </w:r>
      <w:r w:rsidR="00534EC0" w:rsidRPr="00821565">
        <w:rPr>
          <w:rFonts w:cs="Times New Roman"/>
        </w:rPr>
        <w:t xml:space="preserve"> </w:t>
      </w:r>
      <w:r w:rsidRPr="00821565">
        <w:rPr>
          <w:rFonts w:cs="Times New Roman"/>
        </w:rPr>
        <w:t>system</w:t>
      </w:r>
      <w:r w:rsidR="0080127A">
        <w:rPr>
          <w:rFonts w:cs="Times New Roman"/>
        </w:rPr>
        <w:t>, based on the BaBar system,</w:t>
      </w:r>
      <w:r w:rsidRPr="00821565">
        <w:rPr>
          <w:rFonts w:cs="Times New Roman"/>
        </w:rPr>
        <w:t xml:space="preserve"> is shown </w:t>
      </w:r>
      <w:r w:rsidR="0044584B">
        <w:rPr>
          <w:rFonts w:cs="Times New Roman"/>
        </w:rPr>
        <w:t>below</w:t>
      </w:r>
      <w:r w:rsidR="00317FCE">
        <w:rPr>
          <w:rFonts w:cs="Times New Roman"/>
        </w:rPr>
        <w:t xml:space="preserve"> [NEED TO UPDATE FIGURE</w:t>
      </w:r>
      <w:r w:rsidR="001A6A24">
        <w:rPr>
          <w:noProof/>
        </w:rPr>
        <mc:AlternateContent>
          <mc:Choice Requires="wps">
            <w:drawing>
              <wp:anchor distT="0" distB="0" distL="114300" distR="114300" simplePos="0" relativeHeight="251662848" behindDoc="0" locked="0" layoutInCell="1" allowOverlap="1" wp14:anchorId="23B519BE" wp14:editId="24D81777">
                <wp:simplePos x="0" y="0"/>
                <wp:positionH relativeFrom="column">
                  <wp:posOffset>7620</wp:posOffset>
                </wp:positionH>
                <wp:positionV relativeFrom="paragraph">
                  <wp:posOffset>6496050</wp:posOffset>
                </wp:positionV>
                <wp:extent cx="54864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1FF9A64" w14:textId="6ADCFCAA" w:rsidR="001A6A24" w:rsidRPr="00B60A21" w:rsidRDefault="001A6A24" w:rsidP="001A6A24">
                            <w:pPr>
                              <w:pStyle w:val="Caption"/>
                              <w:rPr>
                                <w:rFonts w:cs="Times New Roman"/>
                                <w:sz w:val="24"/>
                                <w:szCs w:val="24"/>
                              </w:rPr>
                            </w:pPr>
                            <w:r>
                              <w:t xml:space="preserve">Figure </w:t>
                            </w:r>
                            <w:fldSimple w:instr=" SEQ Figure \* ARABIC ">
                              <w:r w:rsidR="00DA47B3">
                                <w:rPr>
                                  <w:noProof/>
                                </w:rPr>
                                <w:t>2</w:t>
                              </w:r>
                            </w:fldSimple>
                            <w:r>
                              <w:t xml:space="preserve">. </w:t>
                            </w:r>
                            <w:ins w:id="0" w:author="bob" w:date="2014-02-21T20:09:00Z">
                              <w:r>
                                <w:t>Schematic layout of the BaBar EMC source calibration system.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19BE" id="Text Box 8" o:spid="_x0000_s1027" type="#_x0000_t202" style="position:absolute;margin-left:.6pt;margin-top:511.5pt;width:6in;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" stroked="f">
                <v:textbox style="mso-fit-shape-to-text:t" inset="0,0,0,0">
                  <w:txbxContent>
                    <w:p w14:paraId="41FF9A64" w14:textId="6ADCFCAA" w:rsidR="001A6A24" w:rsidRPr="00B60A21" w:rsidRDefault="001A6A24" w:rsidP="001A6A24">
                      <w:pPr>
                        <w:pStyle w:val="Caption"/>
                        <w:rPr>
                          <w:rFonts w:cs="Times New Roman"/>
                          <w:sz w:val="24"/>
                          <w:szCs w:val="24"/>
                        </w:rPr>
                      </w:pPr>
                      <w:r>
                        <w:t xml:space="preserve">Figure </w:t>
                      </w:r>
                      <w:fldSimple w:instr=" SEQ Figure \* ARABIC ">
                        <w:r w:rsidR="00DA47B3">
                          <w:rPr>
                            <w:noProof/>
                          </w:rPr>
                          <w:t>2</w:t>
                        </w:r>
                      </w:fldSimple>
                      <w:r>
                        <w:t xml:space="preserve">. </w:t>
                      </w:r>
                      <w:ins w:id="1" w:author="bob" w:date="2014-02-21T20:09:00Z">
                        <w:r>
                          <w:t>Schematic layout of the BaBar EMC source calibration system.</w:t>
                        </w:r>
                      </w:ins>
                    </w:p>
                  </w:txbxContent>
                </v:textbox>
                <w10:wrap type="topAndBottom"/>
              </v:shape>
            </w:pict>
          </mc:Fallback>
        </mc:AlternateContent>
      </w:r>
      <w:r w:rsidR="00F56F30" w:rsidRPr="00821565">
        <w:rPr>
          <w:rFonts w:cs="Times New Roman"/>
          <w:noProof/>
          <w:lang w:eastAsia="en-US"/>
        </w:rPr>
        <w:drawing>
          <wp:anchor distT="0" distB="0" distL="114300" distR="114300" simplePos="0" relativeHeight="251650560" behindDoc="0" locked="0" layoutInCell="1" allowOverlap="1" wp14:anchorId="3D3689DE" wp14:editId="1108F518">
            <wp:simplePos x="0" y="0"/>
            <wp:positionH relativeFrom="column">
              <wp:posOffset>7620</wp:posOffset>
            </wp:positionH>
            <wp:positionV relativeFrom="paragraph">
              <wp:posOffset>2227580</wp:posOffset>
            </wp:positionV>
            <wp:extent cx="5486400" cy="4211320"/>
            <wp:effectExtent l="0" t="0" r="0" b="0"/>
            <wp:wrapTopAndBottom/>
            <wp:docPr id="8195" name="Picture 3" descr="C:\Users\bob\Desktop\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C:\Users\bob\Desktop\schema.gif"/>
                    <pic:cNvPicPr>
                      <a:picLocks noChangeAspect="1" noChangeArrowheads="1"/>
                    </pic:cNvPicPr>
                  </pic:nvPicPr>
                  <pic:blipFill rotWithShape="1">
                    <a:blip r:embed="rId9">
                      <a:extLst>
                        <a:ext uri="{28A0092B-C50C-407E-A947-70E740481C1C}">
                          <a14:useLocalDpi xmlns:a14="http://schemas.microsoft.com/office/drawing/2010/main" val="0"/>
                        </a:ext>
                      </a:extLst>
                    </a:blip>
                    <a:srcRect l="2911" t="45520" r="8876" b="2150"/>
                    <a:stretch/>
                  </pic:blipFill>
                  <pic:spPr bwMode="auto">
                    <a:xfrm>
                      <a:off x="0" y="0"/>
                      <a:ext cx="5486400" cy="4211320"/>
                    </a:xfrm>
                    <a:prstGeom prst="rect">
                      <a:avLst/>
                    </a:prstGeom>
                    <a:noFill/>
                    <a:extLst/>
                  </pic:spPr>
                </pic:pic>
              </a:graphicData>
            </a:graphic>
            <wp14:sizeRelH relativeFrom="page">
              <wp14:pctWidth>0</wp14:pctWidth>
            </wp14:sizeRelH>
            <wp14:sizeRelV relativeFrom="page">
              <wp14:pctHeight>0</wp14:pctHeight>
            </wp14:sizeRelV>
          </wp:anchor>
        </w:drawing>
      </w:r>
      <w:r w:rsidR="00317FCE">
        <w:rPr>
          <w:rFonts w:cs="Times New Roman"/>
        </w:rPr>
        <w:t>]</w:t>
      </w:r>
      <w:r w:rsidR="0044584B">
        <w:rPr>
          <w:rFonts w:cs="Times New Roman"/>
        </w:rPr>
        <w:t>.</w:t>
      </w:r>
    </w:p>
    <w:p w14:paraId="285CC9C2" w14:textId="0DE0B870" w:rsidR="00F56F30" w:rsidRDefault="00F56F30" w:rsidP="001E36AC">
      <w:pPr>
        <w:jc w:val="left"/>
        <w:rPr>
          <w:rFonts w:cs="Times New Roman"/>
        </w:rPr>
      </w:pPr>
    </w:p>
    <w:p w14:paraId="5816B612" w14:textId="6EC5561E" w:rsidR="00F56F30" w:rsidRDefault="00F56F30" w:rsidP="00F56F30">
      <w:pPr>
        <w:jc w:val="left"/>
        <w:rPr>
          <w:rFonts w:cs="Times New Roman"/>
        </w:rPr>
      </w:pPr>
      <w:r w:rsidRPr="00821565">
        <w:rPr>
          <w:rFonts w:cs="Times New Roman"/>
        </w:rPr>
        <w:t xml:space="preserve">The DT </w:t>
      </w:r>
      <w:r>
        <w:rPr>
          <w:rFonts w:cs="Times New Roman"/>
        </w:rPr>
        <w:t xml:space="preserve">neutron </w:t>
      </w:r>
      <w:r w:rsidRPr="00821565">
        <w:rPr>
          <w:rFonts w:cs="Times New Roman"/>
        </w:rPr>
        <w:t>generator is a small accelerator</w:t>
      </w:r>
      <w:r>
        <w:rPr>
          <w:rFonts w:cs="Times New Roman"/>
        </w:rPr>
        <w:t>. R</w:t>
      </w:r>
      <w:r w:rsidRPr="00821565">
        <w:rPr>
          <w:rFonts w:cs="Times New Roman"/>
        </w:rPr>
        <w:t xml:space="preserve">adiation safety protocols factor into the </w:t>
      </w:r>
      <w:r>
        <w:rPr>
          <w:rFonts w:cs="Times New Roman"/>
        </w:rPr>
        <w:t>design of the calibration system, and o</w:t>
      </w:r>
      <w:r w:rsidRPr="00821565">
        <w:rPr>
          <w:rFonts w:cs="Times New Roman"/>
        </w:rPr>
        <w:t>peration of t</w:t>
      </w:r>
      <w:r>
        <w:rPr>
          <w:rFonts w:cs="Times New Roman"/>
        </w:rPr>
        <w:t>he source will be done remotely</w:t>
      </w:r>
      <w:r w:rsidRPr="00821565">
        <w:rPr>
          <w:rFonts w:cs="Times New Roman"/>
        </w:rPr>
        <w:t xml:space="preserve"> in a no-access condition. The half-life of the activated liquid is 7 s</w:t>
      </w:r>
      <w:r>
        <w:rPr>
          <w:rFonts w:cs="Times New Roman"/>
        </w:rPr>
        <w:t xml:space="preserve">econds, and </w:t>
      </w:r>
      <w:r w:rsidRPr="00821565">
        <w:rPr>
          <w:rFonts w:cs="Times New Roman"/>
        </w:rPr>
        <w:t xml:space="preserve">residual radioactivity is not a substantial concern when the DT generator is not operating. The DT generator produces 14 MeV neutrons, at a rate of </w:t>
      </w:r>
      <w:r>
        <w:rPr>
          <w:rFonts w:cs="Times New Roman"/>
        </w:rPr>
        <w:t xml:space="preserve">several times </w:t>
      </w:r>
      <w:r w:rsidRPr="00821565">
        <w:rPr>
          <w:rFonts w:cs="Times New Roman"/>
        </w:rPr>
        <w:t>10</w:t>
      </w:r>
      <w:r w:rsidRPr="0050502E">
        <w:rPr>
          <w:rFonts w:cs="Times New Roman"/>
          <w:vertAlign w:val="superscript"/>
        </w:rPr>
        <w:t>8</w:t>
      </w:r>
      <w:r>
        <w:rPr>
          <w:rFonts w:cs="Times New Roman"/>
        </w:rPr>
        <w:t xml:space="preserve"> neutrons/</w:t>
      </w:r>
      <w:r w:rsidRPr="00821565">
        <w:rPr>
          <w:rFonts w:cs="Times New Roman"/>
        </w:rPr>
        <w:t>s</w:t>
      </w:r>
      <w:r>
        <w:rPr>
          <w:rFonts w:cs="Times New Roman"/>
        </w:rPr>
        <w:t xml:space="preserve">econd, and </w:t>
      </w:r>
      <w:r w:rsidRPr="00821565">
        <w:rPr>
          <w:rFonts w:cs="Times New Roman"/>
        </w:rPr>
        <w:t xml:space="preserve">will be shielded according to </w:t>
      </w:r>
      <w:r>
        <w:rPr>
          <w:rFonts w:cs="Times New Roman"/>
        </w:rPr>
        <w:t xml:space="preserve">FNAL </w:t>
      </w:r>
      <w:r w:rsidRPr="00821565">
        <w:rPr>
          <w:rFonts w:cs="Times New Roman"/>
        </w:rPr>
        <w:t xml:space="preserve">safety regulations. The shielding will be interlocked </w:t>
      </w:r>
      <w:r w:rsidRPr="00821565">
        <w:rPr>
          <w:rFonts w:cs="Times New Roman"/>
        </w:rPr>
        <w:lastRenderedPageBreak/>
        <w:t xml:space="preserve">such that the DT generator cannot be operated if the shielding is not in place. The </w:t>
      </w:r>
      <w:r>
        <w:rPr>
          <w:rFonts w:cs="Times New Roman"/>
        </w:rPr>
        <w:t xml:space="preserve">fluid </w:t>
      </w:r>
      <w:r w:rsidRPr="00821565">
        <w:rPr>
          <w:rFonts w:cs="Times New Roman"/>
        </w:rPr>
        <w:t>reservoir is capable of holding the entire volume of</w:t>
      </w:r>
      <w:r>
        <w:rPr>
          <w:rFonts w:cs="Times New Roman"/>
        </w:rPr>
        <w:t xml:space="preserve"> </w:t>
      </w:r>
      <w:r w:rsidRPr="00821565">
        <w:rPr>
          <w:rFonts w:cs="Times New Roman"/>
        </w:rPr>
        <w:t>Fluorinert™ fluid</w:t>
      </w:r>
      <w:r>
        <w:rPr>
          <w:rFonts w:cs="Times New Roman"/>
        </w:rPr>
        <w:t xml:space="preserve"> required for operation of the system</w:t>
      </w:r>
      <w:r w:rsidRPr="00821565">
        <w:rPr>
          <w:rFonts w:cs="Times New Roman"/>
        </w:rPr>
        <w:t xml:space="preserve">. In the event of a fluid leak, the maximum exposure for the </w:t>
      </w:r>
      <w:r>
        <w:rPr>
          <w:rFonts w:cs="Times New Roman"/>
        </w:rPr>
        <w:t xml:space="preserve">BaBar </w:t>
      </w:r>
      <w:r w:rsidRPr="00821565">
        <w:rPr>
          <w:rFonts w:cs="Times New Roman"/>
        </w:rPr>
        <w:t>system was calculated to result in a maximum inte</w:t>
      </w:r>
      <w:r>
        <w:rPr>
          <w:rFonts w:cs="Times New Roman"/>
        </w:rPr>
        <w:t>grated dose of less than 1 mrem; for Mu2e,</w:t>
      </w:r>
      <w:r w:rsidRPr="00821565">
        <w:rPr>
          <w:rFonts w:cs="Times New Roman"/>
        </w:rPr>
        <w:t xml:space="preserve"> </w:t>
      </w:r>
      <w:r>
        <w:rPr>
          <w:rFonts w:cs="Times New Roman"/>
        </w:rPr>
        <w:t>a</w:t>
      </w:r>
      <w:r w:rsidRPr="00821565">
        <w:rPr>
          <w:rFonts w:cs="Times New Roman"/>
        </w:rPr>
        <w:t xml:space="preserve"> detailed hazard analysis will be performed in collaboration with </w:t>
      </w:r>
      <w:r>
        <w:rPr>
          <w:rFonts w:cs="Times New Roman"/>
        </w:rPr>
        <w:t xml:space="preserve">FNAL </w:t>
      </w:r>
      <w:r w:rsidRPr="00821565">
        <w:rPr>
          <w:rFonts w:cs="Times New Roman"/>
        </w:rPr>
        <w:t>radiation safety experts.</w:t>
      </w:r>
      <w:r>
        <w:rPr>
          <w:rFonts w:cs="Times New Roman"/>
        </w:rPr>
        <w:t xml:space="preserve"> </w:t>
      </w:r>
      <w:r w:rsidRPr="00821565">
        <w:rPr>
          <w:rFonts w:cs="Times New Roman"/>
        </w:rPr>
        <w:t>Operation of the system is anticip</w:t>
      </w:r>
      <w:r>
        <w:rPr>
          <w:rFonts w:cs="Times New Roman"/>
        </w:rPr>
        <w:t>ated to be approximately weekly during Mu2e running.</w:t>
      </w:r>
    </w:p>
    <w:p w14:paraId="2F405820" w14:textId="6BC6B58F" w:rsidR="0044584B" w:rsidRDefault="0044584B" w:rsidP="001E36AC">
      <w:pPr>
        <w:jc w:val="left"/>
        <w:rPr>
          <w:rFonts w:cs="Times New Roman"/>
        </w:rPr>
      </w:pPr>
    </w:p>
    <w:p w14:paraId="1BE15AA5" w14:textId="619C9182" w:rsidR="00F56F30" w:rsidRDefault="00B9617C" w:rsidP="001E36AC">
      <w:pPr>
        <w:jc w:val="left"/>
        <w:rPr>
          <w:rFonts w:cs="Times New Roman"/>
        </w:rPr>
      </w:pPr>
      <w:r>
        <w:rPr>
          <w:rFonts w:cs="Times New Roman"/>
        </w:rPr>
        <w:t>In</w:t>
      </w:r>
      <w:r w:rsidR="00C25FA2" w:rsidRPr="00821565">
        <w:rPr>
          <w:rFonts w:cs="Times New Roman"/>
        </w:rPr>
        <w:t xml:space="preserve"> </w:t>
      </w:r>
      <w:r>
        <w:rPr>
          <w:rFonts w:cs="Times New Roman"/>
        </w:rPr>
        <w:t>BaBar, the fluid wa</w:t>
      </w:r>
      <w:r w:rsidR="00FA63A3" w:rsidRPr="00821565">
        <w:rPr>
          <w:rFonts w:cs="Times New Roman"/>
        </w:rPr>
        <w:t>s pumped at 3.5 l</w:t>
      </w:r>
      <w:r w:rsidR="0044584B">
        <w:rPr>
          <w:rFonts w:cs="Times New Roman"/>
        </w:rPr>
        <w:t>iter</w:t>
      </w:r>
      <w:r w:rsidR="00C25FA2" w:rsidRPr="00821565">
        <w:rPr>
          <w:rFonts w:cs="Times New Roman"/>
        </w:rPr>
        <w:t>/s</w:t>
      </w:r>
      <w:r w:rsidR="0044584B">
        <w:rPr>
          <w:rFonts w:cs="Times New Roman"/>
        </w:rPr>
        <w:t>econd</w:t>
      </w:r>
      <w:r>
        <w:rPr>
          <w:rFonts w:cs="Times New Roman"/>
        </w:rPr>
        <w:t>,</w:t>
      </w:r>
      <w:r w:rsidR="00C25FA2" w:rsidRPr="00821565">
        <w:rPr>
          <w:rFonts w:cs="Times New Roman"/>
        </w:rPr>
        <w:t xml:space="preserve"> producing a </w:t>
      </w:r>
      <w:r w:rsidR="00FA63A3" w:rsidRPr="00821565">
        <w:rPr>
          <w:rFonts w:cs="Times New Roman"/>
        </w:rPr>
        <w:t xml:space="preserve">counting </w:t>
      </w:r>
      <w:r w:rsidR="00C25FA2" w:rsidRPr="00821565">
        <w:rPr>
          <w:rFonts w:cs="Times New Roman"/>
        </w:rPr>
        <w:t xml:space="preserve">rate of </w:t>
      </w:r>
      <w:r w:rsidR="00FA63A3" w:rsidRPr="00821565">
        <w:rPr>
          <w:rFonts w:cs="Times New Roman"/>
        </w:rPr>
        <w:t>~</w:t>
      </w:r>
      <w:r w:rsidR="00C25FA2" w:rsidRPr="00821565">
        <w:rPr>
          <w:rFonts w:cs="Times New Roman"/>
        </w:rPr>
        <w:t xml:space="preserve">40 Hz in each of </w:t>
      </w:r>
      <w:r w:rsidR="00FA63A3" w:rsidRPr="00821565">
        <w:rPr>
          <w:rFonts w:cs="Times New Roman"/>
        </w:rPr>
        <w:t>the ~</w:t>
      </w:r>
      <w:r w:rsidR="00C25FA2" w:rsidRPr="00821565">
        <w:rPr>
          <w:rFonts w:cs="Times New Roman"/>
        </w:rPr>
        <w:t xml:space="preserve">6500 </w:t>
      </w:r>
      <w:r w:rsidR="00FA63A3" w:rsidRPr="00821565">
        <w:rPr>
          <w:rFonts w:cs="Times New Roman"/>
        </w:rPr>
        <w:t xml:space="preserve">BaBar crystals, which were </w:t>
      </w:r>
      <w:r w:rsidR="0044584B">
        <w:rPr>
          <w:rFonts w:cs="Times New Roman"/>
        </w:rPr>
        <w:t xml:space="preserve">an average distance of </w:t>
      </w:r>
      <w:r w:rsidR="00FA63A3" w:rsidRPr="00821565">
        <w:rPr>
          <w:rFonts w:cs="Times New Roman"/>
        </w:rPr>
        <w:t xml:space="preserve">about 12 m from the DT generator. </w:t>
      </w:r>
      <w:r w:rsidR="00C25FA2" w:rsidRPr="00821565">
        <w:rPr>
          <w:rFonts w:cs="Times New Roman"/>
        </w:rPr>
        <w:t xml:space="preserve">This produced a calibration with a statistical </w:t>
      </w:r>
      <w:r w:rsidR="00FA63A3" w:rsidRPr="00821565">
        <w:rPr>
          <w:rFonts w:cs="Times New Roman"/>
        </w:rPr>
        <w:t>uncertainty of ~0.35</w:t>
      </w:r>
      <w:r w:rsidR="00C25FA2" w:rsidRPr="00821565">
        <w:rPr>
          <w:rFonts w:cs="Times New Roman"/>
        </w:rPr>
        <w:t>% on peak positi</w:t>
      </w:r>
      <w:r w:rsidR="00952E14" w:rsidRPr="00821565">
        <w:rPr>
          <w:rFonts w:cs="Times New Roman"/>
        </w:rPr>
        <w:t xml:space="preserve">ons in a single crystal in a </w:t>
      </w:r>
      <w:r w:rsidR="001049FF" w:rsidRPr="00821565">
        <w:rPr>
          <w:rFonts w:cs="Times New Roman"/>
        </w:rPr>
        <w:t>10-</w:t>
      </w:r>
      <w:r w:rsidR="00952E14" w:rsidRPr="00821565">
        <w:rPr>
          <w:rFonts w:cs="Times New Roman"/>
        </w:rPr>
        <w:t>15</w:t>
      </w:r>
      <w:r w:rsidR="001049FF" w:rsidRPr="00821565">
        <w:rPr>
          <w:rFonts w:cs="Times New Roman"/>
        </w:rPr>
        <w:t xml:space="preserve"> </w:t>
      </w:r>
      <w:r w:rsidR="00FA63A3" w:rsidRPr="00821565">
        <w:rPr>
          <w:rFonts w:cs="Times New Roman"/>
        </w:rPr>
        <w:t>minute calibration run</w:t>
      </w:r>
      <w:r w:rsidR="00C25FA2" w:rsidRPr="00821565">
        <w:rPr>
          <w:rFonts w:cs="Times New Roman"/>
        </w:rPr>
        <w:t>.</w:t>
      </w:r>
      <w:r w:rsidR="001E36AC">
        <w:rPr>
          <w:rFonts w:cs="Times New Roman"/>
        </w:rPr>
        <w:t xml:space="preserve"> T</w:t>
      </w:r>
      <w:r w:rsidR="00CD561F" w:rsidRPr="00821565">
        <w:rPr>
          <w:rFonts w:cs="Times New Roman"/>
        </w:rPr>
        <w:t>he fluid transport manifold consisted of thin-wal</w:t>
      </w:r>
      <w:r w:rsidR="00B05EE1" w:rsidRPr="00821565">
        <w:rPr>
          <w:rFonts w:cs="Times New Roman"/>
        </w:rPr>
        <w:t>l (0.5 mm) aluminum tubing (3/8-</w:t>
      </w:r>
      <w:r w:rsidR="00CD561F" w:rsidRPr="00821565">
        <w:rPr>
          <w:rFonts w:cs="Times New Roman"/>
        </w:rPr>
        <w:t>inch diameter)</w:t>
      </w:r>
      <w:r w:rsidR="002F1691" w:rsidRPr="00821565">
        <w:rPr>
          <w:rFonts w:cs="Times New Roman"/>
        </w:rPr>
        <w:t>; 1</w:t>
      </w:r>
      <w:r w:rsidR="004A0D41" w:rsidRPr="00821565">
        <w:rPr>
          <w:rFonts w:cs="Times New Roman"/>
        </w:rPr>
        <w:t xml:space="preserve"> </w:t>
      </w:r>
      <w:r w:rsidR="002F1691" w:rsidRPr="00821565">
        <w:rPr>
          <w:rFonts w:cs="Times New Roman"/>
        </w:rPr>
        <w:t>mm</w:t>
      </w:r>
      <w:r w:rsidR="004A0D41" w:rsidRPr="00821565">
        <w:rPr>
          <w:rFonts w:cs="Times New Roman"/>
        </w:rPr>
        <w:t xml:space="preserve"> of Al represents 1.2</w:t>
      </w:r>
      <w:r w:rsidR="00B05EE1" w:rsidRPr="00821565">
        <w:rPr>
          <w:rFonts w:cs="Times New Roman"/>
        </w:rPr>
        <w:t>% of a radiation length. The</w:t>
      </w:r>
      <w:r w:rsidR="00CD561F" w:rsidRPr="00821565">
        <w:rPr>
          <w:rFonts w:cs="Times New Roman"/>
        </w:rPr>
        <w:t xml:space="preserve"> </w:t>
      </w:r>
      <w:r w:rsidR="00B05EE1" w:rsidRPr="00821565">
        <w:rPr>
          <w:rFonts w:cs="Times New Roman"/>
        </w:rPr>
        <w:t xml:space="preserve">tubes were </w:t>
      </w:r>
      <w:r w:rsidR="00CD561F" w:rsidRPr="00821565">
        <w:rPr>
          <w:rFonts w:cs="Times New Roman"/>
        </w:rPr>
        <w:t xml:space="preserve">placed in front of the </w:t>
      </w:r>
      <w:r w:rsidR="004A0D41" w:rsidRPr="00821565">
        <w:rPr>
          <w:rFonts w:cs="Times New Roman"/>
        </w:rPr>
        <w:t>BaBar</w:t>
      </w:r>
      <w:r w:rsidR="00B05EE1" w:rsidRPr="00821565">
        <w:rPr>
          <w:rFonts w:cs="Times New Roman"/>
        </w:rPr>
        <w:t xml:space="preserve"> crystals</w:t>
      </w:r>
      <w:r w:rsidR="0044584B">
        <w:rPr>
          <w:rFonts w:cs="Times New Roman"/>
        </w:rPr>
        <w:t>,</w:t>
      </w:r>
      <w:r w:rsidR="00B05EE1" w:rsidRPr="00821565">
        <w:rPr>
          <w:rFonts w:cs="Times New Roman"/>
        </w:rPr>
        <w:t xml:space="preserve"> with </w:t>
      </w:r>
      <w:r w:rsidR="00CD561F" w:rsidRPr="00821565">
        <w:rPr>
          <w:rFonts w:cs="Times New Roman"/>
        </w:rPr>
        <w:t>an additional 2</w:t>
      </w:r>
      <w:r w:rsidR="004A0D41" w:rsidRPr="00821565">
        <w:rPr>
          <w:rFonts w:cs="Times New Roman"/>
        </w:rPr>
        <w:t xml:space="preserve"> </w:t>
      </w:r>
      <w:r w:rsidR="00CD561F" w:rsidRPr="00821565">
        <w:rPr>
          <w:rFonts w:cs="Times New Roman"/>
        </w:rPr>
        <w:t xml:space="preserve">mm of Al in the structural support </w:t>
      </w:r>
      <w:r w:rsidR="00B05EE1" w:rsidRPr="00821565">
        <w:rPr>
          <w:rFonts w:cs="Times New Roman"/>
        </w:rPr>
        <w:t xml:space="preserve">for </w:t>
      </w:r>
      <w:r w:rsidR="00CD561F" w:rsidRPr="00821565">
        <w:rPr>
          <w:rFonts w:cs="Times New Roman"/>
        </w:rPr>
        <w:t xml:space="preserve">the tube assemblies. </w:t>
      </w:r>
      <w:r w:rsidR="00AD2E3E" w:rsidRPr="00821565">
        <w:rPr>
          <w:rFonts w:cs="Times New Roman"/>
        </w:rPr>
        <w:t xml:space="preserve">A similar system of thin-wall aluminum tubing </w:t>
      </w:r>
      <w:r w:rsidR="00821565">
        <w:rPr>
          <w:rFonts w:cs="Times New Roman"/>
        </w:rPr>
        <w:t>mounted on</w:t>
      </w:r>
      <w:r w:rsidR="00AD2E3E" w:rsidRPr="00821565">
        <w:rPr>
          <w:rFonts w:cs="Times New Roman"/>
        </w:rPr>
        <w:t xml:space="preserve"> a support</w:t>
      </w:r>
      <w:r w:rsidR="00860FFB">
        <w:rPr>
          <w:rFonts w:cs="Times New Roman"/>
        </w:rPr>
        <w:t>ing</w:t>
      </w:r>
      <w:r w:rsidR="00AD2E3E" w:rsidRPr="00821565">
        <w:rPr>
          <w:rFonts w:cs="Times New Roman"/>
        </w:rPr>
        <w:t xml:space="preserve"> </w:t>
      </w:r>
      <w:r w:rsidR="00F56F30">
        <w:rPr>
          <w:rFonts w:cs="Times New Roman"/>
        </w:rPr>
        <w:t>structure</w:t>
      </w:r>
      <w:r w:rsidR="00AD2E3E" w:rsidRPr="00821565">
        <w:rPr>
          <w:rFonts w:cs="Times New Roman"/>
        </w:rPr>
        <w:t xml:space="preserve"> will be implemented for each of the two Mu2e calorimeter disks.</w:t>
      </w:r>
      <w:r w:rsidR="006867BD">
        <w:rPr>
          <w:rFonts w:cs="Times New Roman"/>
        </w:rPr>
        <w:t xml:space="preserve"> </w:t>
      </w:r>
    </w:p>
    <w:p w14:paraId="72083DBA" w14:textId="7D028708" w:rsidR="00F56F30" w:rsidRDefault="00F56F30" w:rsidP="001E36AC">
      <w:pPr>
        <w:jc w:val="left"/>
        <w:rPr>
          <w:rFonts w:cs="Times New Roman"/>
        </w:rPr>
      </w:pPr>
    </w:p>
    <w:p w14:paraId="0FD97864" w14:textId="2AA34DC5" w:rsidR="00F56F30" w:rsidRDefault="00F56F30" w:rsidP="001E36AC">
      <w:pPr>
        <w:jc w:val="left"/>
        <w:rPr>
          <w:rFonts w:cs="Times New Roman"/>
        </w:rPr>
      </w:pPr>
    </w:p>
    <w:p w14:paraId="5D5B54A1" w14:textId="1610D52B" w:rsidR="00F65748" w:rsidRDefault="00F65748" w:rsidP="001E36AC">
      <w:pPr>
        <w:jc w:val="left"/>
        <w:rPr>
          <w:rFonts w:cs="Times New Roman"/>
        </w:rPr>
      </w:pPr>
    </w:p>
    <w:p w14:paraId="13CA7BEF" w14:textId="1D7A073B" w:rsidR="00F65748" w:rsidRDefault="00F65748" w:rsidP="00317FCE">
      <w:pPr>
        <w:pStyle w:val="Heading3"/>
      </w:pPr>
      <w:r>
        <w:t>Salvage of System Components from SLAC</w:t>
      </w:r>
    </w:p>
    <w:p w14:paraId="411CD7FA" w14:textId="59CA2BE3" w:rsidR="00F65748" w:rsidRDefault="00DA47B3" w:rsidP="001E36AC">
      <w:pPr>
        <w:jc w:val="left"/>
      </w:pPr>
      <w:r>
        <w:rPr>
          <w:noProof/>
        </w:rPr>
        <mc:AlternateContent>
          <mc:Choice Requires="wps">
            <w:drawing>
              <wp:anchor distT="0" distB="0" distL="114300" distR="114300" simplePos="0" relativeHeight="251663872" behindDoc="1" locked="0" layoutInCell="1" allowOverlap="1" wp14:anchorId="3C029761" wp14:editId="1FAF4A6D">
                <wp:simplePos x="0" y="0"/>
                <wp:positionH relativeFrom="column">
                  <wp:posOffset>4260850</wp:posOffset>
                </wp:positionH>
                <wp:positionV relativeFrom="paragraph">
                  <wp:posOffset>2857500</wp:posOffset>
                </wp:positionV>
                <wp:extent cx="197421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a:effectLst/>
                      </wps:spPr>
                      <wps:txbx>
                        <w:txbxContent>
                          <w:p w14:paraId="03D0C4D0" w14:textId="24BC641C" w:rsidR="00DA47B3" w:rsidRPr="000E242E" w:rsidRDefault="00DA47B3" w:rsidP="00DA47B3">
                            <w:pPr>
                              <w:pStyle w:val="Caption"/>
                              <w:rPr>
                                <w:noProof/>
                                <w:sz w:val="24"/>
                                <w:szCs w:val="24"/>
                              </w:rPr>
                            </w:pPr>
                            <w:r>
                              <w:t xml:space="preserve">Figure </w:t>
                            </w:r>
                            <w:fldSimple w:instr=" SEQ Figure \* ARABIC ">
                              <w:r>
                                <w:rPr>
                                  <w:noProof/>
                                </w:rPr>
                                <w:t>3</w:t>
                              </w:r>
                            </w:fldSimple>
                            <w:r>
                              <w:t>. The model ING-07 DT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29761" id="Text Box 13" o:spid="_x0000_s1028" type="#_x0000_t202" style="position:absolute;margin-left:335.5pt;margin-top:225pt;width:155.4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hFqNAIAAHQ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" stroked="f">
                <v:textbox style="mso-fit-shape-to-text:t" inset="0,0,0,0">
                  <w:txbxContent>
                    <w:p w14:paraId="03D0C4D0" w14:textId="24BC641C" w:rsidR="00DA47B3" w:rsidRPr="000E242E" w:rsidRDefault="00DA47B3" w:rsidP="00DA47B3">
                      <w:pPr>
                        <w:pStyle w:val="Caption"/>
                        <w:rPr>
                          <w:noProof/>
                          <w:sz w:val="24"/>
                          <w:szCs w:val="24"/>
                        </w:rPr>
                      </w:pPr>
                      <w:r>
                        <w:t xml:space="preserve">Figure </w:t>
                      </w:r>
                      <w:fldSimple w:instr=" SEQ Figure \* ARABIC ">
                        <w:r>
                          <w:rPr>
                            <w:noProof/>
                          </w:rPr>
                          <w:t>3</w:t>
                        </w:r>
                      </w:fldSimple>
                      <w:r>
                        <w:t>. The model ING-07 DT generator.</w:t>
                      </w:r>
                    </w:p>
                  </w:txbxContent>
                </v:textbox>
                <w10:wrap type="tight"/>
              </v:shape>
            </w:pict>
          </mc:Fallback>
        </mc:AlternateContent>
      </w:r>
      <w:r w:rsidR="009E1DDE">
        <w:rPr>
          <w:noProof/>
          <w:lang w:eastAsia="en-US"/>
        </w:rPr>
        <w:drawing>
          <wp:anchor distT="0" distB="0" distL="114300" distR="114300" simplePos="0" relativeHeight="251658752" behindDoc="1" locked="0" layoutInCell="1" allowOverlap="1" wp14:anchorId="573B7506" wp14:editId="22C6EDA0">
            <wp:simplePos x="0" y="0"/>
            <wp:positionH relativeFrom="column">
              <wp:posOffset>4260850</wp:posOffset>
            </wp:positionH>
            <wp:positionV relativeFrom="paragraph">
              <wp:posOffset>49530</wp:posOffset>
            </wp:positionV>
            <wp:extent cx="1974215" cy="2750820"/>
            <wp:effectExtent l="0" t="0" r="6985" b="0"/>
            <wp:wrapTight wrapText="bothSides">
              <wp:wrapPolygon edited="0">
                <wp:start x="0" y="0"/>
                <wp:lineTo x="0" y="21391"/>
                <wp:lineTo x="21468" y="21391"/>
                <wp:lineTo x="21468" y="0"/>
                <wp:lineTo x="0" y="0"/>
              </wp:wrapPolygon>
            </wp:wrapTight>
            <wp:docPr id="6" name="Picture 6" descr="D:\mu2e\source_calib_pics\NG_repair_late_2002\(2)_Checking_the_generator_November_2002\PB1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2e\source_calib_pics\NG_repair_late_2002\(2)_Checking_the_generator_November_2002\PB1800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9788" r="28459" b="15448"/>
                    <a:stretch/>
                  </pic:blipFill>
                  <pic:spPr bwMode="auto">
                    <a:xfrm>
                      <a:off x="0" y="0"/>
                      <a:ext cx="1974215" cy="2750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5748">
        <w:t>Many of the main components of the source calibration system used at BaBar have been preserved in go</w:t>
      </w:r>
      <w:r w:rsidR="001E36AC">
        <w:t>od condition during the BaBar detector decommission</w:t>
      </w:r>
      <w:r w:rsidR="00F65748">
        <w:t xml:space="preserve"> process</w:t>
      </w:r>
      <w:r w:rsidR="001E36AC">
        <w:t xml:space="preserve"> and have been requested from SLAC</w:t>
      </w:r>
      <w:r w:rsidR="00F65748">
        <w:t>. These items include:</w:t>
      </w:r>
    </w:p>
    <w:p w14:paraId="068A9F22" w14:textId="27223A5C" w:rsidR="001E36AC" w:rsidRDefault="00F65748" w:rsidP="001E36AC">
      <w:pPr>
        <w:pStyle w:val="ListParagraph"/>
        <w:numPr>
          <w:ilvl w:val="0"/>
          <w:numId w:val="26"/>
        </w:numPr>
        <w:jc w:val="left"/>
      </w:pPr>
      <w:r>
        <w:t xml:space="preserve">the BaBar DT generator, model ING-07, manufactured by the All-Russia Institute of Automatics (shown partially disassembled prior to installation at BaBar in the photo at the right) </w:t>
      </w:r>
      <w:r w:rsidR="001E36AC">
        <w:t>, including HV power supply, PC-interface controller card and cabling</w:t>
      </w:r>
      <w:r w:rsidR="0044584B">
        <w:t>;</w:t>
      </w:r>
    </w:p>
    <w:p w14:paraId="6AC896CE" w14:textId="6F01702D" w:rsidR="001E36AC" w:rsidRDefault="001E36AC" w:rsidP="001E36AC">
      <w:pPr>
        <w:pStyle w:val="ListParagraph"/>
        <w:numPr>
          <w:ilvl w:val="0"/>
          <w:numId w:val="26"/>
        </w:numPr>
        <w:jc w:val="left"/>
      </w:pPr>
      <w:r>
        <w:t>elements of the fluid distribution system, including the primary outgoing and incoming manifolds, valves and pressure gauges, and the main distribution panel on which many of these items are mounted;</w:t>
      </w:r>
    </w:p>
    <w:p w14:paraId="62FFF6F9" w14:textId="5C03AD69" w:rsidR="001E36AC" w:rsidRPr="001E36AC" w:rsidRDefault="001E36AC" w:rsidP="001E36AC">
      <w:pPr>
        <w:pStyle w:val="ListParagraph"/>
        <w:numPr>
          <w:ilvl w:val="0"/>
          <w:numId w:val="26"/>
        </w:numPr>
        <w:jc w:val="left"/>
      </w:pPr>
      <w:r>
        <w:t>pumps for the fill and fluid activation loops; and</w:t>
      </w:r>
    </w:p>
    <w:p w14:paraId="20B96228" w14:textId="6B33EAA9" w:rsidR="001E36AC" w:rsidRDefault="001E36AC" w:rsidP="001E36AC">
      <w:pPr>
        <w:pStyle w:val="ListParagraph"/>
        <w:numPr>
          <w:ilvl w:val="0"/>
          <w:numId w:val="26"/>
        </w:numPr>
        <w:jc w:val="left"/>
      </w:pPr>
      <w:r>
        <w:t xml:space="preserve">any remaining stocks of </w:t>
      </w:r>
      <w:r w:rsidRPr="00821565">
        <w:t>Fluorinert™</w:t>
      </w:r>
      <w:r>
        <w:t xml:space="preserve"> </w:t>
      </w:r>
      <w:r w:rsidRPr="00821565">
        <w:t>FC-</w:t>
      </w:r>
      <w:r>
        <w:t>77.</w:t>
      </w:r>
    </w:p>
    <w:p w14:paraId="460FE794" w14:textId="77777777" w:rsidR="001E36AC" w:rsidRDefault="001E36AC" w:rsidP="001E36AC">
      <w:pPr>
        <w:jc w:val="left"/>
        <w:rPr>
          <w:lang w:eastAsia="en-US"/>
        </w:rPr>
      </w:pPr>
    </w:p>
    <w:p w14:paraId="0B42C51E" w14:textId="77777777" w:rsidR="00B12316" w:rsidRPr="001E36AC" w:rsidRDefault="00B12316" w:rsidP="001E36AC">
      <w:pPr>
        <w:jc w:val="left"/>
        <w:rPr>
          <w:lang w:eastAsia="en-US"/>
        </w:rPr>
      </w:pPr>
    </w:p>
    <w:p w14:paraId="474B4877" w14:textId="4ED70E8F" w:rsidR="00F65748" w:rsidRDefault="00317FCE" w:rsidP="00317FCE">
      <w:pPr>
        <w:pStyle w:val="Heading3"/>
      </w:pPr>
      <w:r>
        <w:lastRenderedPageBreak/>
        <w:t>Implementation for Mu2e</w:t>
      </w:r>
    </w:p>
    <w:p w14:paraId="0484B671" w14:textId="77777777" w:rsidR="004C0895" w:rsidRPr="004C0895" w:rsidRDefault="004C0895" w:rsidP="004C0895"/>
    <w:p w14:paraId="708A0331" w14:textId="77777777" w:rsidR="00E41C9D" w:rsidRDefault="00317FCE" w:rsidP="00317FCE">
      <w:r>
        <w:t xml:space="preserve">The source calibration system for Mu2e is designed to provide a weekly calibration of the entire calorimeter in about 10 minutes of data acquisition each occurrence. The design precision is better than 0.1 MeV at the 6.13 MeV line, or better than 1.4%. This gives negligible contribution to the resolution of the calorimeter. </w:t>
      </w:r>
    </w:p>
    <w:p w14:paraId="26B2A442" w14:textId="77777777" w:rsidR="00EA2E65" w:rsidRDefault="00EA2E65" w:rsidP="00317FCE"/>
    <w:p w14:paraId="0226EF89" w14:textId="5571A99C" w:rsidR="00EA2E65" w:rsidRDefault="00113158" w:rsidP="00317FCE">
      <w:r>
        <w:t xml:space="preserve">The number density of fluorine in Fluorinert FC-77 may be estimated as approximately 4x10^28 m^-3, essentially all in the desired 19F isotope.  There is some uncertainty in this number density as the proprietary mixture is not precisely known; we work with a worst case assumption. </w:t>
      </w:r>
      <w:r w:rsidR="004C0895">
        <w:t xml:space="preserve">The viscosity, at 0.8 centiStokes, is similar to water. </w:t>
      </w:r>
    </w:p>
    <w:p w14:paraId="2E54472D" w14:textId="77777777" w:rsidR="00EA2E65" w:rsidRDefault="00EA2E65" w:rsidP="00317FCE"/>
    <w:p w14:paraId="5FE0CB43" w14:textId="77777777" w:rsidR="004B3DDF" w:rsidRDefault="00EA2E65" w:rsidP="00317FCE">
      <w:r>
        <w:t xml:space="preserve">The relevant 19F(n,alpha)16N cross section is about 24 mb [A. Durusoy and I. A. Reyhancan, Annals of Nuclear Energy </w:t>
      </w:r>
      <w:r w:rsidRPr="00EA2E65">
        <w:rPr>
          <w:b/>
        </w:rPr>
        <w:t>33</w:t>
      </w:r>
      <w:r>
        <w:t>, 159 (2006)]. The total inelastic cross section is around 80 mb, dominated by 19F(n,2n)18F. The elastic cross section is much larger, at about a barn.</w:t>
      </w:r>
    </w:p>
    <w:p w14:paraId="0D32EF83" w14:textId="77777777" w:rsidR="004B3DDF" w:rsidRDefault="004B3DDF" w:rsidP="00317FCE"/>
    <w:p w14:paraId="15C11DE6" w14:textId="763A5156" w:rsidR="00113158" w:rsidRDefault="004B3DDF" w:rsidP="00317FCE">
      <w:r>
        <w:t>The bath</w:t>
      </w:r>
      <w:r w:rsidR="007866A1">
        <w:t xml:space="preserve"> irradiated by</w:t>
      </w:r>
      <w:r>
        <w:t xml:space="preserve"> the DT generator has a volume of about </w:t>
      </w:r>
      <w:r w:rsidR="007866A1">
        <w:t>20 l. It is pumped at a rate of 3.5 l/s</w:t>
      </w:r>
      <w:r w:rsidR="008A52B8">
        <w:t xml:space="preserve">. </w:t>
      </w:r>
      <w:r w:rsidR="002172B5">
        <w:t>For a neutron rate of 10^9/s the</w:t>
      </w:r>
      <w:r w:rsidR="008A52B8">
        <w:t xml:space="preserve"> density of 16N at the bath exit is thus about 1.5x10^9/m^3. With decays, this is attenuated by a factor of 0.7 by the time</w:t>
      </w:r>
      <w:r w:rsidR="002172B5">
        <w:t xml:space="preserve"> the fluid</w:t>
      </w:r>
      <w:r w:rsidR="008A52B8">
        <w:t xml:space="preserve"> reaches the furthest crystals in the calorimeter.</w:t>
      </w:r>
      <w:r w:rsidR="00EA2E65">
        <w:t xml:space="preserve"> </w:t>
      </w:r>
    </w:p>
    <w:p w14:paraId="364F3E2A" w14:textId="77777777" w:rsidR="002172B5" w:rsidRDefault="002172B5" w:rsidP="00317FCE"/>
    <w:p w14:paraId="191096B8" w14:textId="30F53F1E" w:rsidR="002172B5" w:rsidRDefault="002172B5" w:rsidP="00317FCE">
      <w:r>
        <w:t>The</w:t>
      </w:r>
      <w:r w:rsidR="001937D6">
        <w:t xml:space="preserve"> </w:t>
      </w:r>
      <w:r w:rsidR="00B53CF5">
        <w:t>conceptual layout of the source calibration compone</w:t>
      </w:r>
      <w:r w:rsidR="00DA47B3">
        <w:t>nts is shown in Figure 4</w:t>
      </w:r>
      <w:r w:rsidR="00B53CF5">
        <w:t xml:space="preserve">. The </w:t>
      </w:r>
      <w:r w:rsidR="001937D6">
        <w:t>basic</w:t>
      </w:r>
      <w:r>
        <w:t xml:space="preserve"> plumbing </w:t>
      </w:r>
      <w:r w:rsidR="001937D6">
        <w:t xml:space="preserve">design </w:t>
      </w:r>
      <w:r>
        <w:t>consists of 3 cm inside diameter transport pipes</w:t>
      </w:r>
      <w:r w:rsidR="00B53CF5">
        <w:t xml:space="preserve"> of about 15 m length</w:t>
      </w:r>
      <w:r>
        <w:t xml:space="preserve"> to the calorimeter disks</w:t>
      </w:r>
      <w:r w:rsidR="001937D6">
        <w:t xml:space="preserve">, where 3 cm manifolds are located. Each disk has two such manifolds, one for supply and one for return. Connecting the manifolds are the thin-wall tubes that carry the irradiated fluid over the face of the calorimeter disk. There are 12 of these for each disk, arranged in a concentric pattern and ranging in length from 1.5 to 1.7 m. The tubes are 0.5 mm wall thickness round aluminum tubing with an inside diameter of 3/8 inch. </w:t>
      </w:r>
    </w:p>
    <w:p w14:paraId="3A60C982" w14:textId="77777777" w:rsidR="00B53CF5" w:rsidRDefault="00B53CF5" w:rsidP="00317FCE"/>
    <w:p w14:paraId="16DBE4B1" w14:textId="63711D2A" w:rsidR="00EE5261" w:rsidRDefault="002B6F55" w:rsidP="00EE5261">
      <w:pPr>
        <w:spacing w:line="360" w:lineRule="auto"/>
      </w:pPr>
      <w:r>
        <w:t xml:space="preserve">Including </w:t>
      </w:r>
      <w:r w:rsidR="00EE5261">
        <w:t>pessimistic geometric assumptions, the rate of calibration photons in each crystal is about 25 Hz per 10^9 n/s from the DT generator. The required precision corresponds to</w:t>
      </w:r>
      <w:r w:rsidR="00B418CA">
        <w:t xml:space="preserve"> about 5 Hz, so a DT generator w</w:t>
      </w:r>
      <w:r w:rsidR="00EE5261">
        <w:t>ith a few times 10^8 n/s is sufficient.</w:t>
      </w:r>
    </w:p>
    <w:p w14:paraId="5ECD375E" w14:textId="195F4686" w:rsidR="00B53CF5" w:rsidRDefault="00DA47B3" w:rsidP="00317FCE">
      <w:r>
        <w:rPr>
          <w:noProof/>
        </w:rPr>
        <w:lastRenderedPageBreak/>
        <mc:AlternateContent>
          <mc:Choice Requires="wps">
            <w:drawing>
              <wp:anchor distT="0" distB="0" distL="114300" distR="114300" simplePos="0" relativeHeight="251664896" behindDoc="0" locked="0" layoutInCell="1" allowOverlap="1" wp14:anchorId="772144B0" wp14:editId="4496C52D">
                <wp:simplePos x="0" y="0"/>
                <wp:positionH relativeFrom="column">
                  <wp:posOffset>0</wp:posOffset>
                </wp:positionH>
                <wp:positionV relativeFrom="paragraph">
                  <wp:posOffset>3044190</wp:posOffset>
                </wp:positionV>
                <wp:extent cx="54864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14CC27B8" w14:textId="12A255B0" w:rsidR="00DA47B3" w:rsidRPr="00306FE2" w:rsidRDefault="00DA47B3" w:rsidP="00DA47B3">
                            <w:pPr>
                              <w:pStyle w:val="Caption"/>
                              <w:rPr>
                                <w:noProof/>
                                <w:sz w:val="24"/>
                                <w:szCs w:val="24"/>
                              </w:rPr>
                            </w:pPr>
                            <w:r>
                              <w:t xml:space="preserve">Figure </w:t>
                            </w:r>
                            <w:fldSimple w:instr=" SEQ Figure \* ARABIC ">
                              <w:r>
                                <w:rPr>
                                  <w:noProof/>
                                </w:rPr>
                                <w:t>4</w:t>
                              </w:r>
                            </w:fldSimple>
                            <w:r>
                              <w:t>. Physical layout of the calibration source components in the Mu2e experimental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44B0" id="Text Box 14" o:spid="_x0000_s1029" type="#_x0000_t202" style="position:absolute;left:0;text-align:left;margin-left:0;margin-top:239.7pt;width:6in;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" stroked="f">
                <v:textbox style="mso-fit-shape-to-text:t" inset="0,0,0,0">
                  <w:txbxContent>
                    <w:p w14:paraId="14CC27B8" w14:textId="12A255B0" w:rsidR="00DA47B3" w:rsidRPr="00306FE2" w:rsidRDefault="00DA47B3" w:rsidP="00DA47B3">
                      <w:pPr>
                        <w:pStyle w:val="Caption"/>
                        <w:rPr>
                          <w:noProof/>
                          <w:sz w:val="24"/>
                          <w:szCs w:val="24"/>
                        </w:rPr>
                      </w:pPr>
                      <w:r>
                        <w:t xml:space="preserve">Figure </w:t>
                      </w:r>
                      <w:fldSimple w:instr=" SEQ Figure \* ARABIC ">
                        <w:r>
                          <w:rPr>
                            <w:noProof/>
                          </w:rPr>
                          <w:t>4</w:t>
                        </w:r>
                      </w:fldSimple>
                      <w:r>
                        <w:t>. Physical layout of the calibration source components in the Mu2e experimental hall.</w:t>
                      </w:r>
                    </w:p>
                  </w:txbxContent>
                </v:textbox>
                <w10:wrap type="topAndBottom"/>
              </v:shape>
            </w:pict>
          </mc:Fallback>
        </mc:AlternateContent>
      </w:r>
      <w:r w:rsidR="00B53CF5">
        <w:rPr>
          <w:noProof/>
          <w:lang w:eastAsia="en-US"/>
        </w:rPr>
        <w:drawing>
          <wp:anchor distT="0" distB="0" distL="114300" distR="114300" simplePos="0" relativeHeight="251660800" behindDoc="0" locked="0" layoutInCell="1" allowOverlap="1" wp14:anchorId="716F4CB2" wp14:editId="67173613">
            <wp:simplePos x="0" y="0"/>
            <wp:positionH relativeFrom="column">
              <wp:posOffset>0</wp:posOffset>
            </wp:positionH>
            <wp:positionV relativeFrom="paragraph">
              <wp:posOffset>205105</wp:posOffset>
            </wp:positionV>
            <wp:extent cx="5486400" cy="27819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2781935"/>
                    </a:xfrm>
                    <a:prstGeom prst="rect">
                      <a:avLst/>
                    </a:prstGeom>
                  </pic:spPr>
                </pic:pic>
              </a:graphicData>
            </a:graphic>
            <wp14:sizeRelH relativeFrom="page">
              <wp14:pctWidth>0</wp14:pctWidth>
            </wp14:sizeRelH>
            <wp14:sizeRelV relativeFrom="page">
              <wp14:pctHeight>0</wp14:pctHeight>
            </wp14:sizeRelV>
          </wp:anchor>
        </w:drawing>
      </w:r>
    </w:p>
    <w:p w14:paraId="2801155D" w14:textId="66270A5A" w:rsidR="00113158" w:rsidRDefault="00113158" w:rsidP="00317FCE">
      <w:r>
        <w:t xml:space="preserve"> </w:t>
      </w:r>
    </w:p>
    <w:p w14:paraId="54887177" w14:textId="0C543D27" w:rsidR="004B0F9A" w:rsidRDefault="0040626B" w:rsidP="004B0F9A">
      <w:pPr>
        <w:jc w:val="left"/>
        <w:rPr>
          <w:rFonts w:cs="Times New Roman"/>
        </w:rPr>
      </w:pPr>
      <w:r>
        <w:rPr>
          <w:noProof/>
        </w:rPr>
        <w:lastRenderedPageBreak/>
        <mc:AlternateContent>
          <mc:Choice Requires="wps">
            <w:drawing>
              <wp:anchor distT="0" distB="0" distL="114300" distR="114300" simplePos="0" relativeHeight="251661312" behindDoc="1" locked="0" layoutInCell="1" allowOverlap="1" wp14:anchorId="1149E0BE" wp14:editId="008251DF">
                <wp:simplePos x="0" y="0"/>
                <wp:positionH relativeFrom="column">
                  <wp:posOffset>4213860</wp:posOffset>
                </wp:positionH>
                <wp:positionV relativeFrom="paragraph">
                  <wp:posOffset>2065020</wp:posOffset>
                </wp:positionV>
                <wp:extent cx="2186940" cy="455930"/>
                <wp:effectExtent l="0" t="0" r="3810" b="1270"/>
                <wp:wrapTight wrapText="bothSides">
                  <wp:wrapPolygon edited="0">
                    <wp:start x="0" y="0"/>
                    <wp:lineTo x="0" y="20758"/>
                    <wp:lineTo x="21449" y="20758"/>
                    <wp:lineTo x="2144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186940" cy="455930"/>
                        </a:xfrm>
                        <a:prstGeom prst="rect">
                          <a:avLst/>
                        </a:prstGeom>
                        <a:solidFill>
                          <a:prstClr val="white"/>
                        </a:solidFill>
                        <a:ln>
                          <a:noFill/>
                        </a:ln>
                        <a:effectLst/>
                      </wps:spPr>
                      <wps:txbx>
                        <w:txbxContent>
                          <w:p w14:paraId="19268DC2" w14:textId="66D35255" w:rsidR="001A6A24" w:rsidRPr="006C427D" w:rsidRDefault="001A6A24" w:rsidP="001A6A24">
                            <w:pPr>
                              <w:pStyle w:val="Caption"/>
                              <w:rPr>
                                <w:noProof/>
                                <w:sz w:val="24"/>
                                <w:szCs w:val="24"/>
                              </w:rPr>
                            </w:pPr>
                            <w:r>
                              <w:t xml:space="preserve">Figure </w:t>
                            </w:r>
                            <w:r w:rsidR="00DA47B3">
                              <w:t>5</w:t>
                            </w:r>
                            <w:r>
                              <w:t xml:space="preserve">. </w:t>
                            </w:r>
                            <w:ins w:id="2" w:author="bob" w:date="2014-02-21T20:09:00Z">
                              <w:r>
                                <w:t>Calorimeter disk with source calibration Al pipes.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E0BE" id="Text Box 9" o:spid="_x0000_s1030" type="#_x0000_t202" style="position:absolute;margin-left:331.8pt;margin-top:162.6pt;width:172.2pt;height:3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" stroked="f">
                <v:textbox inset="0,0,0,0">
                  <w:txbxContent>
                    <w:p w14:paraId="19268DC2" w14:textId="66D35255" w:rsidR="001A6A24" w:rsidRPr="006C427D" w:rsidRDefault="001A6A24" w:rsidP="001A6A24">
                      <w:pPr>
                        <w:pStyle w:val="Caption"/>
                        <w:rPr>
                          <w:noProof/>
                          <w:sz w:val="24"/>
                          <w:szCs w:val="24"/>
                        </w:rPr>
                      </w:pPr>
                      <w:r>
                        <w:t xml:space="preserve">Figure </w:t>
                      </w:r>
                      <w:r w:rsidR="00DA47B3">
                        <w:t>5</w:t>
                      </w:r>
                      <w:r>
                        <w:t xml:space="preserve">. </w:t>
                      </w:r>
                      <w:ins w:id="3" w:author="bob" w:date="2014-02-21T20:09:00Z">
                        <w:r>
                          <w:t>Calorimeter disk with source calibration Al pipes.</w:t>
                        </w:r>
                      </w:ins>
                    </w:p>
                  </w:txbxContent>
                </v:textbox>
                <w10:wrap type="tight"/>
              </v:shape>
            </w:pict>
          </mc:Fallback>
        </mc:AlternateContent>
      </w:r>
      <w:r>
        <w:rPr>
          <w:noProof/>
          <w:lang w:eastAsia="en-US"/>
        </w:rPr>
        <w:drawing>
          <wp:anchor distT="0" distB="0" distL="114300" distR="114300" simplePos="0" relativeHeight="251653120" behindDoc="1" locked="0" layoutInCell="1" allowOverlap="1" wp14:anchorId="45228FFF" wp14:editId="228B78C2">
            <wp:simplePos x="0" y="0"/>
            <wp:positionH relativeFrom="column">
              <wp:posOffset>4160520</wp:posOffset>
            </wp:positionH>
            <wp:positionV relativeFrom="paragraph">
              <wp:posOffset>-204470</wp:posOffset>
            </wp:positionV>
            <wp:extent cx="2253615" cy="2181225"/>
            <wp:effectExtent l="0" t="0" r="0" b="9525"/>
            <wp:wrapTight wrapText="bothSides">
              <wp:wrapPolygon edited="0">
                <wp:start x="0" y="0"/>
                <wp:lineTo x="0" y="21506"/>
                <wp:lineTo x="21363" y="21506"/>
                <wp:lineTo x="213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53615" cy="2181225"/>
                    </a:xfrm>
                    <a:prstGeom prst="rect">
                      <a:avLst/>
                    </a:prstGeom>
                  </pic:spPr>
                </pic:pic>
              </a:graphicData>
            </a:graphic>
            <wp14:sizeRelH relativeFrom="page">
              <wp14:pctWidth>0</wp14:pctWidth>
            </wp14:sizeRelH>
            <wp14:sizeRelV relativeFrom="page">
              <wp14:pctHeight>0</wp14:pctHeight>
            </wp14:sizeRelV>
          </wp:anchor>
        </w:drawing>
      </w:r>
      <w:r w:rsidR="001A6A24">
        <w:rPr>
          <w:noProof/>
        </w:rPr>
        <mc:AlternateContent>
          <mc:Choice Requires="wps">
            <w:drawing>
              <wp:anchor distT="0" distB="0" distL="114300" distR="114300" simplePos="0" relativeHeight="251664384" behindDoc="0" locked="0" layoutInCell="1" allowOverlap="1" wp14:anchorId="2D94E8E7" wp14:editId="5BA46C6A">
                <wp:simplePos x="0" y="0"/>
                <wp:positionH relativeFrom="column">
                  <wp:posOffset>2792730</wp:posOffset>
                </wp:positionH>
                <wp:positionV relativeFrom="paragraph">
                  <wp:posOffset>4342130</wp:posOffset>
                </wp:positionV>
                <wp:extent cx="383667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836670" cy="635"/>
                        </a:xfrm>
                        <a:prstGeom prst="rect">
                          <a:avLst/>
                        </a:prstGeom>
                        <a:solidFill>
                          <a:prstClr val="white"/>
                        </a:solidFill>
                        <a:ln>
                          <a:noFill/>
                        </a:ln>
                        <a:effectLst/>
                      </wps:spPr>
                      <wps:txbx>
                        <w:txbxContent>
                          <w:p w14:paraId="092FDB8C" w14:textId="22181728" w:rsidR="001A6A24" w:rsidRPr="00722818" w:rsidRDefault="001A6A24" w:rsidP="001A6A24">
                            <w:pPr>
                              <w:pStyle w:val="Caption"/>
                              <w:rPr>
                                <w:rFonts w:cs="Times New Roman"/>
                                <w:noProof/>
                                <w:sz w:val="24"/>
                                <w:szCs w:val="24"/>
                              </w:rPr>
                            </w:pPr>
                            <w:r>
                              <w:t xml:space="preserve">Figure </w:t>
                            </w:r>
                            <w:r w:rsidR="00DA47B3">
                              <w:t>7</w:t>
                            </w:r>
                            <w:r>
                              <w:t xml:space="preserve">. </w:t>
                            </w:r>
                            <w:r w:rsidRPr="00BD3BB0">
                              <w:t>Simulation of the relative intensity of illumination as a function of radial distance for several values of the distance between the pipes and the front surface of crystals.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4E8E7" id="Text Box 12" o:spid="_x0000_s1031" type="#_x0000_t202" style="position:absolute;margin-left:219.9pt;margin-top:341.9pt;width:302.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" stroked="f">
                <v:textbox style="mso-fit-shape-to-text:t" inset="0,0,0,0">
                  <w:txbxContent>
                    <w:p w14:paraId="092FDB8C" w14:textId="22181728" w:rsidR="001A6A24" w:rsidRPr="00722818" w:rsidRDefault="001A6A24" w:rsidP="001A6A24">
                      <w:pPr>
                        <w:pStyle w:val="Caption"/>
                        <w:rPr>
                          <w:rFonts w:cs="Times New Roman"/>
                          <w:noProof/>
                          <w:sz w:val="24"/>
                          <w:szCs w:val="24"/>
                        </w:rPr>
                      </w:pPr>
                      <w:r>
                        <w:t xml:space="preserve">Figure </w:t>
                      </w:r>
                      <w:r w:rsidR="00DA47B3">
                        <w:t>7</w:t>
                      </w:r>
                      <w:r>
                        <w:t xml:space="preserve">. </w:t>
                      </w:r>
                      <w:r w:rsidRPr="00BD3BB0">
                        <w:t>Simulation of the relative intensity of illumination as a function of radial distance for several values of the distance between the pipes and the front surface of crystals.</w:t>
                      </w:r>
                    </w:p>
                  </w:txbxContent>
                </v:textbox>
                <w10:wrap type="topAndBottom"/>
              </v:shape>
            </w:pict>
          </mc:Fallback>
        </mc:AlternateContent>
      </w:r>
      <w:r w:rsidR="001A6A24">
        <w:rPr>
          <w:rFonts w:cs="Times New Roman"/>
          <w:noProof/>
          <w:lang w:eastAsia="en-US"/>
        </w:rPr>
        <w:drawing>
          <wp:anchor distT="0" distB="0" distL="114300" distR="114300" simplePos="0" relativeHeight="251658240" behindDoc="0" locked="0" layoutInCell="1" allowOverlap="1" wp14:anchorId="770ACAC5" wp14:editId="4DDFFDDB">
            <wp:simplePos x="0" y="0"/>
            <wp:positionH relativeFrom="column">
              <wp:posOffset>2792730</wp:posOffset>
            </wp:positionH>
            <wp:positionV relativeFrom="paragraph">
              <wp:posOffset>2760980</wp:posOffset>
            </wp:positionV>
            <wp:extent cx="3836670" cy="152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66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7B3">
        <w:rPr>
          <w:rFonts w:cs="Times New Roman"/>
        </w:rPr>
        <w:t>Figure 5</w:t>
      </w:r>
      <w:r w:rsidR="004B0F9A">
        <w:rPr>
          <w:rFonts w:cs="Times New Roman"/>
        </w:rPr>
        <w:t xml:space="preserve"> shows the layout of Al pipes at the front face of a calorimeter disk,</w:t>
      </w:r>
      <w:r w:rsidR="00B53CF5" w:rsidRPr="00B53CF5">
        <w:rPr>
          <w:noProof/>
          <w:lang w:eastAsia="en-US"/>
        </w:rPr>
        <w:t xml:space="preserve"> </w:t>
      </w:r>
      <w:r w:rsidR="004B0F9A">
        <w:rPr>
          <w:rFonts w:cs="Times New Roman"/>
        </w:rPr>
        <w:t>along with the manifolds at bottom (red) and top (blue) that lead to and from the fluid activation bath. Studies using as a figure-of-merit the number of photons passing through a surface element at the front face of a crystal have been performed to optimize the spacing between pipes and the perpendicular distance from the pipes to the front surface of the cr</w:t>
      </w:r>
      <w:r>
        <w:rPr>
          <w:rFonts w:cs="Times New Roman"/>
        </w:rPr>
        <w:t>ystals. Figure 6</w:t>
      </w:r>
      <w:r w:rsidR="004B0F9A">
        <w:rPr>
          <w:rFonts w:cs="Times New Roman"/>
        </w:rPr>
        <w:t xml:space="preserve"> demonstrates the ±10% variation in illumination as a function of increasing radial distance for an inter-pipe spacing of 60 mm and 30 mm between pipes and the front surfac</w:t>
      </w:r>
      <w:r w:rsidR="00DA47B3">
        <w:rPr>
          <w:rFonts w:cs="Times New Roman"/>
        </w:rPr>
        <w:t>e of the crystals. Figure 7</w:t>
      </w:r>
      <w:r w:rsidR="004B0F9A">
        <w:rPr>
          <w:rFonts w:cs="Times New Roman"/>
        </w:rPr>
        <w:t xml:space="preserve"> shows the relative intensity for different values of the distance between pipes and the crystal front surface as a function of radial distance. Based on these studies, we have chosen to set the distance between pipes to 60 mm, which essentially allows one pipe to pass between every other crystal. The distance from the pipes to the crystal front surface should be minimized but, as can be seen from the figu</w:t>
      </w:r>
      <w:bookmarkStart w:id="4" w:name="_GoBack"/>
      <w:bookmarkEnd w:id="4"/>
      <w:r w:rsidR="004B0F9A">
        <w:rPr>
          <w:rFonts w:cs="Times New Roman"/>
        </w:rPr>
        <w:t xml:space="preserve">re, any distance between approximately 10-30 mm is reasonable. The final value for the perpendicular distance will be determined within this window taking into account </w:t>
      </w:r>
      <w:r w:rsidR="001A6A24">
        <w:rPr>
          <w:noProof/>
        </w:rPr>
        <mc:AlternateContent>
          <mc:Choice Requires="wps">
            <w:drawing>
              <wp:anchor distT="0" distB="0" distL="114300" distR="114300" simplePos="0" relativeHeight="251662336" behindDoc="0" locked="0" layoutInCell="1" allowOverlap="1" wp14:anchorId="1D0E6CE8" wp14:editId="251A868A">
                <wp:simplePos x="0" y="0"/>
                <wp:positionH relativeFrom="column">
                  <wp:posOffset>0</wp:posOffset>
                </wp:positionH>
                <wp:positionV relativeFrom="paragraph">
                  <wp:posOffset>4344035</wp:posOffset>
                </wp:positionV>
                <wp:extent cx="26003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3441B8C0" w14:textId="6DB42A49" w:rsidR="001A6A24" w:rsidRDefault="001A6A24" w:rsidP="001A6A24">
                            <w:pPr>
                              <w:pStyle w:val="Caption"/>
                              <w:rPr>
                                <w:ins w:id="5" w:author="bob" w:date="2014-02-21T20:09:00Z"/>
                                <w:rFonts w:cs="Times New Roman"/>
                                <w:noProof/>
                                <w:sz w:val="24"/>
                                <w:szCs w:val="24"/>
                              </w:rPr>
                            </w:pPr>
                            <w:r>
                              <w:t xml:space="preserve">Figure </w:t>
                            </w:r>
                            <w:r w:rsidR="00DA47B3">
                              <w:t>6</w:t>
                            </w:r>
                            <w:r w:rsidR="0040626B">
                              <w:t>.</w:t>
                            </w:r>
                            <w:ins w:id="6" w:author="bob" w:date="2014-02-21T20:09:00Z">
                              <w:r>
                                <w:t xml:space="preserve"> Simulation of the radial variation in illumination by the activated fluid circulating in Al pipes with an inter-pipe spacing of 60 mm and 30 mm between the pipes and the front surface of the crystals.</w:t>
                              </w:r>
                            </w:ins>
                          </w:p>
                          <w:p w14:paraId="7BD1E98F" w14:textId="427CF9FF" w:rsidR="001A6A24" w:rsidRPr="00840218" w:rsidRDefault="001A6A24" w:rsidP="001A6A2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E6CE8" id="Text Box 11" o:spid="_x0000_s1032" type="#_x0000_t202" style="position:absolute;margin-left:0;margin-top:342.05pt;width:20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" stroked="f">
                <v:textbox style="mso-fit-shape-to-text:t" inset="0,0,0,0">
                  <w:txbxContent>
                    <w:p w14:paraId="3441B8C0" w14:textId="6DB42A49" w:rsidR="001A6A24" w:rsidRDefault="001A6A24" w:rsidP="001A6A24">
                      <w:pPr>
                        <w:pStyle w:val="Caption"/>
                        <w:rPr>
                          <w:ins w:id="7" w:author="bob" w:date="2014-02-21T20:09:00Z"/>
                          <w:rFonts w:cs="Times New Roman"/>
                          <w:noProof/>
                          <w:sz w:val="24"/>
                          <w:szCs w:val="24"/>
                        </w:rPr>
                      </w:pPr>
                      <w:r>
                        <w:t xml:space="preserve">Figure </w:t>
                      </w:r>
                      <w:r w:rsidR="00DA47B3">
                        <w:t>6</w:t>
                      </w:r>
                      <w:r w:rsidR="0040626B">
                        <w:t>.</w:t>
                      </w:r>
                      <w:ins w:id="8" w:author="bob" w:date="2014-02-21T20:09:00Z">
                        <w:r>
                          <w:t xml:space="preserve"> Simulation of the radial variation in illumination by the activated fluid circulating in Al pipes with an inter-pipe spacing of 60 mm and 30 mm between the pipes and the front surface of the crystals.</w:t>
                        </w:r>
                      </w:ins>
                    </w:p>
                    <w:p w14:paraId="7BD1E98F" w14:textId="427CF9FF" w:rsidR="001A6A24" w:rsidRPr="00840218" w:rsidRDefault="001A6A24" w:rsidP="001A6A24">
                      <w:pPr>
                        <w:pStyle w:val="Caption"/>
                        <w:rPr>
                          <w:noProof/>
                          <w:sz w:val="24"/>
                          <w:szCs w:val="24"/>
                        </w:rPr>
                      </w:pPr>
                    </w:p>
                  </w:txbxContent>
                </v:textbox>
                <w10:wrap type="topAndBottom"/>
              </v:shape>
            </w:pict>
          </mc:Fallback>
        </mc:AlternateContent>
      </w:r>
      <w:r w:rsidR="00B53CF5">
        <w:rPr>
          <w:rFonts w:cs="Times New Roman"/>
          <w:noProof/>
          <w:lang w:eastAsia="en-US"/>
        </w:rPr>
        <w:drawing>
          <wp:anchor distT="0" distB="0" distL="114300" distR="114300" simplePos="0" relativeHeight="251654144" behindDoc="0" locked="0" layoutInCell="1" allowOverlap="1" wp14:anchorId="2A04A838" wp14:editId="05A816A8">
            <wp:simplePos x="0" y="0"/>
            <wp:positionH relativeFrom="column">
              <wp:posOffset>0</wp:posOffset>
            </wp:positionH>
            <wp:positionV relativeFrom="paragraph">
              <wp:posOffset>2158365</wp:posOffset>
            </wp:positionV>
            <wp:extent cx="2600325" cy="2128520"/>
            <wp:effectExtent l="0" t="0" r="952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032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F9A">
        <w:rPr>
          <w:rFonts w:cs="Times New Roman"/>
        </w:rPr>
        <w:t>any engineering constraints.</w:t>
      </w:r>
    </w:p>
    <w:p w14:paraId="1175B70D" w14:textId="09E5AA70" w:rsidR="004B0F9A" w:rsidRDefault="004B0F9A" w:rsidP="004B0F9A">
      <w:pPr>
        <w:jc w:val="left"/>
        <w:rPr>
          <w:rFonts w:cs="Times New Roman"/>
        </w:rPr>
      </w:pPr>
    </w:p>
    <w:p w14:paraId="294C0FD3" w14:textId="321ECF00" w:rsidR="00B53CF5" w:rsidRDefault="00B53CF5" w:rsidP="00317FCE">
      <w:pPr>
        <w:rPr>
          <w:rFonts w:cs="Times New Roman"/>
        </w:rPr>
      </w:pPr>
    </w:p>
    <w:p w14:paraId="5FD37908" w14:textId="77FDF71E" w:rsidR="00317FCE" w:rsidRPr="00317FCE" w:rsidRDefault="00317FCE" w:rsidP="00317FCE">
      <w:r>
        <w:t xml:space="preserve"> </w:t>
      </w:r>
    </w:p>
    <w:p w14:paraId="2E27C949" w14:textId="77777777" w:rsidR="00F65748" w:rsidRDefault="00F65748" w:rsidP="001E36AC">
      <w:pPr>
        <w:jc w:val="left"/>
      </w:pPr>
    </w:p>
    <w:p w14:paraId="490DEC6D" w14:textId="507883B0" w:rsidR="006867BD" w:rsidRPr="00821565" w:rsidRDefault="006867BD" w:rsidP="001E36AC">
      <w:pPr>
        <w:jc w:val="left"/>
        <w:rPr>
          <w:rFonts w:cs="Times New Roman"/>
        </w:rPr>
      </w:pPr>
    </w:p>
    <w:p w14:paraId="175A529F" w14:textId="77777777" w:rsidR="004A0D41" w:rsidRPr="00821565" w:rsidRDefault="004A0D41" w:rsidP="001E36AC">
      <w:pPr>
        <w:jc w:val="left"/>
        <w:rPr>
          <w:rFonts w:cs="Times New Roman"/>
        </w:rPr>
      </w:pPr>
    </w:p>
    <w:sectPr w:rsidR="004A0D41" w:rsidRPr="00821565" w:rsidSect="0078360E">
      <w:headerReference w:type="even" r:id="rId15"/>
      <w:headerReference w:type="default" r:id="rId16"/>
      <w:footerReference w:type="even" r:id="rId17"/>
      <w:footerReference w:type="default" r:id="rId18"/>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744B9" w14:textId="77777777" w:rsidR="00FC6395" w:rsidRDefault="00FC6395" w:rsidP="0078360E">
      <w:pPr>
        <w:spacing w:line="240" w:lineRule="auto"/>
      </w:pPr>
      <w:r>
        <w:separator/>
      </w:r>
    </w:p>
  </w:endnote>
  <w:endnote w:type="continuationSeparator" w:id="0">
    <w:p w14:paraId="78F5C124" w14:textId="77777777" w:rsidR="00FC6395" w:rsidRDefault="00FC6395"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C17FA" w14:textId="77777777" w:rsidR="00FC6395" w:rsidRDefault="00FC6395" w:rsidP="0078360E">
      <w:pPr>
        <w:spacing w:line="240" w:lineRule="auto"/>
      </w:pPr>
      <w:r>
        <w:separator/>
      </w:r>
    </w:p>
  </w:footnote>
  <w:footnote w:type="continuationSeparator" w:id="0">
    <w:p w14:paraId="01DBA88A" w14:textId="77777777" w:rsidR="00FC6395" w:rsidRDefault="00FC6395"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1A74CE">
      <w:rPr>
        <w:rStyle w:val="PageNumber"/>
        <w:noProof/>
      </w:rPr>
      <w:t>6</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1A74CE">
      <w:rPr>
        <w:rStyle w:val="PageNumber"/>
        <w:noProof/>
      </w:rPr>
      <w:t>7</w:t>
    </w:r>
    <w:r>
      <w:rPr>
        <w:rStyle w:val="PageNumber"/>
      </w:rPr>
      <w:fldChar w:fldCharType="end"/>
    </w:r>
  </w:p>
  <w:p w14:paraId="4C840389" w14:textId="5865A912" w:rsidR="00221956" w:rsidRDefault="001B2B23" w:rsidP="0078360E">
    <w:pPr>
      <w:pStyle w:val="Header"/>
      <w:pBdr>
        <w:bottom w:val="single" w:sz="4" w:space="1" w:color="000000"/>
      </w:pBdr>
    </w:pPr>
    <w:r>
      <w:t xml:space="preserve">Chapter 1: </w:t>
    </w:r>
    <w:r w:rsidR="00966E0B">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5FC6E25"/>
    <w:multiLevelType w:val="hybridMultilevel"/>
    <w:tmpl w:val="216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9936443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3"/>
  </w:num>
  <w:num w:numId="13">
    <w:abstractNumId w:val="14"/>
  </w:num>
  <w:num w:numId="14">
    <w:abstractNumId w:val="5"/>
  </w:num>
  <w:num w:numId="15">
    <w:abstractNumId w:val="17"/>
  </w:num>
  <w:num w:numId="16">
    <w:abstractNumId w:val="15"/>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14A97"/>
    <w:rsid w:val="00023BCE"/>
    <w:rsid w:val="00054ACB"/>
    <w:rsid w:val="000655DB"/>
    <w:rsid w:val="00097719"/>
    <w:rsid w:val="000C4325"/>
    <w:rsid w:val="000F1460"/>
    <w:rsid w:val="000F47E7"/>
    <w:rsid w:val="001049FF"/>
    <w:rsid w:val="00113158"/>
    <w:rsid w:val="00122C69"/>
    <w:rsid w:val="001236F7"/>
    <w:rsid w:val="00123A8E"/>
    <w:rsid w:val="0016575C"/>
    <w:rsid w:val="00175A1B"/>
    <w:rsid w:val="001920F6"/>
    <w:rsid w:val="001937D6"/>
    <w:rsid w:val="001A6A24"/>
    <w:rsid w:val="001A74CE"/>
    <w:rsid w:val="001B2B23"/>
    <w:rsid w:val="001E36AC"/>
    <w:rsid w:val="001F0F77"/>
    <w:rsid w:val="001F321D"/>
    <w:rsid w:val="002172B5"/>
    <w:rsid w:val="00221956"/>
    <w:rsid w:val="00230B55"/>
    <w:rsid w:val="00232ED4"/>
    <w:rsid w:val="0026267A"/>
    <w:rsid w:val="00263916"/>
    <w:rsid w:val="002674B6"/>
    <w:rsid w:val="00292614"/>
    <w:rsid w:val="002A67F0"/>
    <w:rsid w:val="002B6B6D"/>
    <w:rsid w:val="002B6F55"/>
    <w:rsid w:val="002F1691"/>
    <w:rsid w:val="002F2787"/>
    <w:rsid w:val="00310FD2"/>
    <w:rsid w:val="00317FCE"/>
    <w:rsid w:val="00357F49"/>
    <w:rsid w:val="00361588"/>
    <w:rsid w:val="003630D2"/>
    <w:rsid w:val="003812D8"/>
    <w:rsid w:val="003C0300"/>
    <w:rsid w:val="003C37B4"/>
    <w:rsid w:val="00400853"/>
    <w:rsid w:val="0040178F"/>
    <w:rsid w:val="0040626B"/>
    <w:rsid w:val="0043071B"/>
    <w:rsid w:val="0044584B"/>
    <w:rsid w:val="004A0D41"/>
    <w:rsid w:val="004B0F9A"/>
    <w:rsid w:val="004B3DDF"/>
    <w:rsid w:val="004C0895"/>
    <w:rsid w:val="004C76DB"/>
    <w:rsid w:val="004D10F1"/>
    <w:rsid w:val="004D7A2B"/>
    <w:rsid w:val="004F6688"/>
    <w:rsid w:val="0050502E"/>
    <w:rsid w:val="00534EC0"/>
    <w:rsid w:val="00535113"/>
    <w:rsid w:val="00596A11"/>
    <w:rsid w:val="005B607E"/>
    <w:rsid w:val="005C7CCB"/>
    <w:rsid w:val="005D1CAB"/>
    <w:rsid w:val="005D7F1D"/>
    <w:rsid w:val="006040F1"/>
    <w:rsid w:val="00657896"/>
    <w:rsid w:val="00661B56"/>
    <w:rsid w:val="006867BD"/>
    <w:rsid w:val="00693882"/>
    <w:rsid w:val="00693904"/>
    <w:rsid w:val="006E4926"/>
    <w:rsid w:val="007042A0"/>
    <w:rsid w:val="0071075F"/>
    <w:rsid w:val="00760740"/>
    <w:rsid w:val="007708C4"/>
    <w:rsid w:val="0078360E"/>
    <w:rsid w:val="007866A1"/>
    <w:rsid w:val="007A3223"/>
    <w:rsid w:val="007E04CD"/>
    <w:rsid w:val="0080127A"/>
    <w:rsid w:val="008042D6"/>
    <w:rsid w:val="00811DD7"/>
    <w:rsid w:val="00813B55"/>
    <w:rsid w:val="00816E30"/>
    <w:rsid w:val="00821565"/>
    <w:rsid w:val="0082204F"/>
    <w:rsid w:val="0083041D"/>
    <w:rsid w:val="00836CF4"/>
    <w:rsid w:val="00840BBB"/>
    <w:rsid w:val="00860FFB"/>
    <w:rsid w:val="00892871"/>
    <w:rsid w:val="008A52B8"/>
    <w:rsid w:val="0091725E"/>
    <w:rsid w:val="009234F9"/>
    <w:rsid w:val="00952E14"/>
    <w:rsid w:val="00964C3E"/>
    <w:rsid w:val="00964DFB"/>
    <w:rsid w:val="00966E0B"/>
    <w:rsid w:val="009C158C"/>
    <w:rsid w:val="009E1DDE"/>
    <w:rsid w:val="009E2D43"/>
    <w:rsid w:val="00A606DE"/>
    <w:rsid w:val="00A8202F"/>
    <w:rsid w:val="00A90783"/>
    <w:rsid w:val="00AA3A25"/>
    <w:rsid w:val="00AD2E3E"/>
    <w:rsid w:val="00AD4888"/>
    <w:rsid w:val="00B05EE1"/>
    <w:rsid w:val="00B12316"/>
    <w:rsid w:val="00B1509A"/>
    <w:rsid w:val="00B16A6C"/>
    <w:rsid w:val="00B34F63"/>
    <w:rsid w:val="00B405FF"/>
    <w:rsid w:val="00B40BA1"/>
    <w:rsid w:val="00B418CA"/>
    <w:rsid w:val="00B53CF5"/>
    <w:rsid w:val="00B65E13"/>
    <w:rsid w:val="00B779D0"/>
    <w:rsid w:val="00B8702C"/>
    <w:rsid w:val="00B9617C"/>
    <w:rsid w:val="00BC5F9E"/>
    <w:rsid w:val="00C23E8B"/>
    <w:rsid w:val="00C25FA2"/>
    <w:rsid w:val="00C31558"/>
    <w:rsid w:val="00C70447"/>
    <w:rsid w:val="00CA0C18"/>
    <w:rsid w:val="00CB03DE"/>
    <w:rsid w:val="00CD561F"/>
    <w:rsid w:val="00CE0C18"/>
    <w:rsid w:val="00CF5499"/>
    <w:rsid w:val="00CF7E99"/>
    <w:rsid w:val="00D31D1E"/>
    <w:rsid w:val="00D65F7B"/>
    <w:rsid w:val="00DA47B3"/>
    <w:rsid w:val="00DB0691"/>
    <w:rsid w:val="00DB4066"/>
    <w:rsid w:val="00DE56AF"/>
    <w:rsid w:val="00DF21CD"/>
    <w:rsid w:val="00E13AC9"/>
    <w:rsid w:val="00E1436E"/>
    <w:rsid w:val="00E41C9D"/>
    <w:rsid w:val="00E513B0"/>
    <w:rsid w:val="00E71E88"/>
    <w:rsid w:val="00EA2E65"/>
    <w:rsid w:val="00EA3168"/>
    <w:rsid w:val="00EB25A9"/>
    <w:rsid w:val="00EC333B"/>
    <w:rsid w:val="00ED249F"/>
    <w:rsid w:val="00EE5261"/>
    <w:rsid w:val="00EF0482"/>
    <w:rsid w:val="00F12C14"/>
    <w:rsid w:val="00F354BE"/>
    <w:rsid w:val="00F56F30"/>
    <w:rsid w:val="00F63EB0"/>
    <w:rsid w:val="00F65748"/>
    <w:rsid w:val="00F94285"/>
    <w:rsid w:val="00F94803"/>
    <w:rsid w:val="00FA63A3"/>
    <w:rsid w:val="00FC1005"/>
    <w:rsid w:val="00FC6395"/>
    <w:rsid w:val="00FE63A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1A1734E6-6969-477F-B9BE-0E5EF69E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FC1005"/>
    <w:pPr>
      <w:keepNext/>
      <w:spacing w:before="240" w:after="240"/>
      <w:jc w:val="left"/>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FC1005"/>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914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8943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fcp</cp:lastModifiedBy>
  <cp:revision>2</cp:revision>
  <dcterms:created xsi:type="dcterms:W3CDTF">2014-02-27T01:45:00Z</dcterms:created>
  <dcterms:modified xsi:type="dcterms:W3CDTF">2014-02-27T01:45:00Z</dcterms:modified>
</cp:coreProperties>
</file>