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226D0" w14:textId="02006857" w:rsidR="001F0CCB" w:rsidRPr="001F0CCB" w:rsidRDefault="001F0CCB" w:rsidP="001F0CCB">
      <w:pPr>
        <w:pStyle w:val="Caption"/>
        <w:rPr>
          <w:i/>
        </w:rPr>
      </w:pPr>
      <w:bookmarkStart w:id="0" w:name="_Ref193270254"/>
      <w:r w:rsidRPr="001F0CCB">
        <w:rPr>
          <w:rFonts w:eastAsia="Cambria" w:cs="Times New Roman"/>
          <w:noProof/>
          <w:lang w:eastAsia="en-US"/>
        </w:rPr>
        <w:drawing>
          <wp:anchor distT="0" distB="0" distL="114300" distR="114300" simplePos="0" relativeHeight="251659264" behindDoc="0" locked="0" layoutInCell="1" allowOverlap="1" wp14:anchorId="4542AE54" wp14:editId="4F0B00E0">
            <wp:simplePos x="0" y="0"/>
            <wp:positionH relativeFrom="column">
              <wp:posOffset>394335</wp:posOffset>
            </wp:positionH>
            <wp:positionV relativeFrom="paragraph">
              <wp:posOffset>-111760</wp:posOffset>
            </wp:positionV>
            <wp:extent cx="4631055" cy="3205480"/>
            <wp:effectExtent l="0" t="0" r="0" b="0"/>
            <wp:wrapTopAndBottom/>
            <wp:docPr id="1" name="P 19"/>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rcRect b="-3070"/>
                    <a:stretch>
                      <a:fillRect/>
                    </a:stretch>
                  </pic:blipFill>
                  <pic:spPr bwMode="auto">
                    <a:xfrm>
                      <a:off x="0" y="0"/>
                      <a:ext cx="4631055" cy="3205480"/>
                    </a:xfrm>
                    <a:prstGeom prst="rect">
                      <a:avLst/>
                    </a:prstGeom>
                    <a:noFill/>
                    <a:ln>
                      <a:noFill/>
                    </a:ln>
                  </pic:spPr>
                </pic:pic>
              </a:graphicData>
            </a:graphic>
          </wp:anchor>
        </w:drawing>
      </w:r>
      <w:proofErr w:type="gramStart"/>
      <w:r>
        <w:t xml:space="preserve">Figure </w:t>
      </w:r>
      <w:fldSimple w:instr=" STYLEREF 1 \s ">
        <w:r w:rsidR="003A4299">
          <w:rPr>
            <w:noProof/>
          </w:rPr>
          <w:t>0</w:t>
        </w:r>
      </w:fldSimple>
      <w:r w:rsidR="003A4299">
        <w:t>.</w:t>
      </w:r>
      <w:proofErr w:type="gramEnd"/>
      <w:r w:rsidR="003A4299">
        <w:fldChar w:fldCharType="begin"/>
      </w:r>
      <w:r w:rsidR="003A4299">
        <w:instrText xml:space="preserve"> SEQ Figure \* ARABIC \s 1 </w:instrText>
      </w:r>
      <w:r w:rsidR="003A4299">
        <w:fldChar w:fldCharType="separate"/>
      </w:r>
      <w:r w:rsidR="003A4299">
        <w:rPr>
          <w:noProof/>
        </w:rPr>
        <w:t>1</w:t>
      </w:r>
      <w:r w:rsidR="003A4299">
        <w:fldChar w:fldCharType="end"/>
      </w:r>
      <w:del w:id="1" w:author="Ron Ray" w:date="2012-03-16T09:29:00Z">
        <w:r w:rsidDel="00BD6422">
          <w:fldChar w:fldCharType="begin"/>
        </w:r>
        <w:r w:rsidDel="00BD6422">
          <w:delInstrText xml:space="preserve"> STYLEREF 1 \s </w:delInstrText>
        </w:r>
        <w:r w:rsidDel="00BD6422">
          <w:fldChar w:fldCharType="separate"/>
        </w:r>
        <w:r w:rsidDel="00BD6422">
          <w:rPr>
            <w:noProof/>
          </w:rPr>
          <w:delText>10</w:delText>
        </w:r>
        <w:r w:rsidDel="00BD6422">
          <w:fldChar w:fldCharType="end"/>
        </w:r>
        <w:r w:rsidDel="00BD6422">
          <w:delText>.</w:delText>
        </w:r>
        <w:r w:rsidDel="00BD6422">
          <w:fldChar w:fldCharType="begin"/>
        </w:r>
        <w:r w:rsidDel="00BD6422">
          <w:delInstrText xml:space="preserve"> SEQ Figure \* ARABIC \s 1 </w:delInstrText>
        </w:r>
        <w:r w:rsidDel="00BD6422">
          <w:fldChar w:fldCharType="separate"/>
        </w:r>
        <w:r w:rsidDel="00BD6422">
          <w:rPr>
            <w:noProof/>
          </w:rPr>
          <w:delText>18</w:delText>
        </w:r>
        <w:r w:rsidDel="00BD6422">
          <w:fldChar w:fldCharType="end"/>
        </w:r>
      </w:del>
      <w:bookmarkEnd w:id="0"/>
      <w:r>
        <w:t xml:space="preserve">. </w:t>
      </w:r>
      <w:r w:rsidRPr="001F0CCB">
        <w:rPr>
          <w:i/>
        </w:rPr>
        <w:t>Test Beam results from MAMI. The measured energy resolution of the overall LYSO crystal matrix (black points) is compared to simulations (red). To obtain reasonable agreement with the data, the energy response of each crystal was smeared by 4% in the simulation (blue).</w:t>
      </w:r>
    </w:p>
    <w:p w14:paraId="167B2762" w14:textId="3E660DDC" w:rsidR="00C70C86" w:rsidRDefault="00C70C86" w:rsidP="00C70C86">
      <w:pPr>
        <w:pStyle w:val="Heading1"/>
        <w:numPr>
          <w:ilvl w:val="0"/>
          <w:numId w:val="0"/>
        </w:numPr>
      </w:pPr>
      <w:r>
        <w:t>1.6 Test beam</w:t>
      </w:r>
      <w:r w:rsidR="0076794D">
        <w:t xml:space="preserve"> and experimental measurements</w:t>
      </w:r>
    </w:p>
    <w:p w14:paraId="7E7EEA86" w14:textId="53E920F5" w:rsidR="00C23932" w:rsidRDefault="006A5550" w:rsidP="00966E0B">
      <w:r>
        <w:t>To validate the reliability of the calorimeter simulation different sets of measurements were carried out. A summary of the old measurements</w:t>
      </w:r>
      <w:r w:rsidR="00C97F98">
        <w:t xml:space="preserve">, shown </w:t>
      </w:r>
      <w:r w:rsidR="00C23932">
        <w:t>in the Mu2e CDR [ref]</w:t>
      </w:r>
      <w:r>
        <w:t xml:space="preserve"> fo</w:t>
      </w:r>
      <w:r w:rsidR="00C23932">
        <w:t>r the LYSO crystals</w:t>
      </w:r>
      <w:r w:rsidR="00C97F98">
        <w:t xml:space="preserve">, is briefly reported </w:t>
      </w:r>
      <w:r>
        <w:t>in this i</w:t>
      </w:r>
      <w:r w:rsidR="00C23932">
        <w:t>ntroduction, while the most recent measurements performed both with a new LYS</w:t>
      </w:r>
      <w:r w:rsidR="00AE4E7F">
        <w:t xml:space="preserve">O matrix prototype and single </w:t>
      </w:r>
      <w:r w:rsidR="00AE4E7F" w:rsidRPr="00F20369">
        <w:rPr>
          <w:i/>
        </w:rPr>
        <w:t xml:space="preserve">alternative </w:t>
      </w:r>
      <w:r w:rsidR="00C23932">
        <w:t>crystals are rep</w:t>
      </w:r>
      <w:r w:rsidR="00AE4E7F">
        <w:t xml:space="preserve">orted in the following </w:t>
      </w:r>
      <w:r w:rsidR="00C23932">
        <w:t>sub-section</w:t>
      </w:r>
      <w:r w:rsidR="00AE4E7F">
        <w:t>s</w:t>
      </w:r>
      <w:r w:rsidR="00C23932">
        <w:t>. A perspective for the next R&amp;D planning is also presented.</w:t>
      </w:r>
    </w:p>
    <w:p w14:paraId="5A1D9EBB" w14:textId="77777777" w:rsidR="00C23932" w:rsidRDefault="00C23932" w:rsidP="00C23932"/>
    <w:p w14:paraId="6C30FF45" w14:textId="332F76E6" w:rsidR="00DD6B66" w:rsidRDefault="00C23932" w:rsidP="00C23932">
      <w:r>
        <w:t xml:space="preserve">A LYSO array was exposed to a test beam at the MAINZ </w:t>
      </w:r>
      <w:proofErr w:type="spellStart"/>
      <w:r>
        <w:t>Microtron</w:t>
      </w:r>
      <w:proofErr w:type="spellEnd"/>
      <w:r>
        <w:t xml:space="preserve"> (MAMI) in March 2011. For this beam test, 9 SICCAS LYSO crystals were used at </w:t>
      </w:r>
      <w:proofErr w:type="spellStart"/>
      <w:r>
        <w:t>Frascati</w:t>
      </w:r>
      <w:proofErr w:type="spellEnd"/>
      <w:r>
        <w:t xml:space="preserve"> Nation</w:t>
      </w:r>
      <w:r w:rsidR="00AE4E7F">
        <w:t>al Laboratory (LNF) to assembly</w:t>
      </w:r>
      <w:r>
        <w:t xml:space="preserve"> a crystal matrix. The LYSO crystals</w:t>
      </w:r>
      <w:proofErr w:type="gramStart"/>
      <w:r>
        <w:t>,  20</w:t>
      </w:r>
      <w:proofErr w:type="gramEnd"/>
      <w:del w:id="2" w:author="Hitlin" w:date="2012-03-14T12:35:00Z">
        <w:r w:rsidDel="00366F37">
          <w:delText xml:space="preserve"> </w:delText>
        </w:r>
      </w:del>
      <w:r>
        <w:sym w:font="Symbol" w:char="F0B4"/>
      </w:r>
      <w:del w:id="3" w:author="Hitlin" w:date="2012-03-14T12:35:00Z">
        <w:r w:rsidDel="00366F37">
          <w:delText xml:space="preserve"> </w:delText>
        </w:r>
      </w:del>
      <w:r>
        <w:t>20</w:t>
      </w:r>
      <w:del w:id="4" w:author="Hitlin" w:date="2012-03-14T12:35:00Z">
        <w:r w:rsidDel="00366F37">
          <w:delText xml:space="preserve"> </w:delText>
        </w:r>
      </w:del>
      <w:r>
        <w:sym w:font="Symbol" w:char="F0B4"/>
      </w:r>
      <w:del w:id="5" w:author="Hitlin" w:date="2012-03-14T12:35:00Z">
        <w:r w:rsidDel="00366F37">
          <w:delText xml:space="preserve"> </w:delText>
        </w:r>
      </w:del>
      <w:r>
        <w:t>150 mm</w:t>
      </w:r>
      <w:r w:rsidRPr="001B559A">
        <w:rPr>
          <w:vertAlign w:val="superscript"/>
        </w:rPr>
        <w:t>3</w:t>
      </w:r>
      <w:r>
        <w:t xml:space="preserve">, were </w:t>
      </w:r>
      <w:r w:rsidR="00DD6B66">
        <w:t xml:space="preserve">read out by a single S8664-1010 APD and were </w:t>
      </w:r>
      <w:r>
        <w:t>surrounded by a leakage recovery matrix of P</w:t>
      </w:r>
      <w:r w:rsidR="00F20369">
        <w:t>b</w:t>
      </w:r>
      <w:r>
        <w:t>WO</w:t>
      </w:r>
      <w:r w:rsidRPr="00734E23">
        <w:rPr>
          <w:vertAlign w:val="subscript"/>
        </w:rPr>
        <w:t>4</w:t>
      </w:r>
      <w:r>
        <w:t xml:space="preserve"> crystals</w:t>
      </w:r>
      <w:r w:rsidR="00DD6B66">
        <w:t xml:space="preserve">, </w:t>
      </w:r>
      <w:r>
        <w:t xml:space="preserve">read out by conventional Hamamatsu </w:t>
      </w:r>
      <w:proofErr w:type="spellStart"/>
      <w:r>
        <w:t>PMTs.</w:t>
      </w:r>
      <w:proofErr w:type="spellEnd"/>
      <w:r>
        <w:t xml:space="preserve"> The total coverage for the matrix was ~ 2.5 R</w:t>
      </w:r>
      <w:r w:rsidRPr="002C4DFF">
        <w:rPr>
          <w:vertAlign w:val="subscript"/>
        </w:rPr>
        <w:t>M</w:t>
      </w:r>
      <w:r>
        <w:t>. Each channel was calibrated to approximately 2% by means of cosmic rays. The APDs were operated at an average gain of ~</w:t>
      </w:r>
      <w:del w:id="6" w:author="Hitlin" w:date="2012-03-14T11:33:00Z">
        <w:r w:rsidDel="00F5112C">
          <w:delText xml:space="preserve"> </w:delText>
        </w:r>
      </w:del>
      <w:r>
        <w:t>300</w:t>
      </w:r>
      <w:r w:rsidR="00DD6B66">
        <w:t xml:space="preserve">. </w:t>
      </w:r>
      <w:r>
        <w:t xml:space="preserve">The crystals were exposed to a tagged photon beam with energies ranging from 20 up to 400 </w:t>
      </w:r>
      <w:r w:rsidRPr="001B559A">
        <w:t>MeV</w:t>
      </w:r>
      <w:r>
        <w:t xml:space="preserve">. Data were taken at twelve different energies over a period of 2 days. </w:t>
      </w:r>
      <w:r>
        <w:fldChar w:fldCharType="begin"/>
      </w:r>
      <w:r>
        <w:instrText xml:space="preserve"> REF _Ref193270254 \h </w:instrText>
      </w:r>
      <w:r>
        <w:fldChar w:fldCharType="separate"/>
      </w:r>
      <w:r>
        <w:t xml:space="preserve">Figure </w:t>
      </w:r>
      <w:r>
        <w:rPr>
          <w:noProof/>
        </w:rPr>
        <w:t>0</w:t>
      </w:r>
      <w:r>
        <w:t>.</w:t>
      </w:r>
      <w:r>
        <w:rPr>
          <w:noProof/>
        </w:rPr>
        <w:t>1</w:t>
      </w:r>
      <w:r>
        <w:fldChar w:fldCharType="end"/>
      </w:r>
      <w:r>
        <w:t xml:space="preserve"> </w:t>
      </w:r>
      <w:ins w:id="7" w:author="Hitlin" w:date="2012-03-14T11:35:00Z">
        <w:r>
          <w:t xml:space="preserve">shows </w:t>
        </w:r>
      </w:ins>
      <w:r>
        <w:t>the dependence of the energy resolution as a function of beam energy</w:t>
      </w:r>
      <w:del w:id="8" w:author="Hitlin" w:date="2012-03-14T11:35:00Z">
        <w:r w:rsidDel="00F5112C">
          <w:delText xml:space="preserve"> is shown</w:delText>
        </w:r>
      </w:del>
      <w:r>
        <w:t xml:space="preserve"> for test beam data (black) and for the simulation (red).  </w:t>
      </w:r>
      <w:r w:rsidR="00DD6B66">
        <w:t>The resolution dependence was fit with the following paramet</w:t>
      </w:r>
      <w:r w:rsidR="00F20369">
        <w:t>e</w:t>
      </w:r>
      <w:r w:rsidR="00DD6B66">
        <w:t>rization:</w:t>
      </w:r>
    </w:p>
    <w:p w14:paraId="455D0719" w14:textId="77777777" w:rsidR="00DD6B66" w:rsidRDefault="00DD6B66" w:rsidP="00C23932"/>
    <w:p w14:paraId="1CE61D8E" w14:textId="4FB2C716" w:rsidR="00DD6B66" w:rsidRDefault="00DD6B66" w:rsidP="00C23932">
      <w:r>
        <w:rPr>
          <w:noProof/>
          <w:lang w:eastAsia="en-US"/>
        </w:rPr>
        <w:lastRenderedPageBreak/>
        <w:drawing>
          <wp:anchor distT="0" distB="0" distL="114300" distR="114300" simplePos="0" relativeHeight="251675648" behindDoc="0" locked="0" layoutInCell="1" allowOverlap="1" wp14:anchorId="4A683761" wp14:editId="742346BE">
            <wp:simplePos x="0" y="0"/>
            <wp:positionH relativeFrom="column">
              <wp:posOffset>1651635</wp:posOffset>
            </wp:positionH>
            <wp:positionV relativeFrom="paragraph">
              <wp:posOffset>2540</wp:posOffset>
            </wp:positionV>
            <wp:extent cx="1892300" cy="381000"/>
            <wp:effectExtent l="0" t="0" r="12700" b="0"/>
            <wp:wrapTopAndBottom/>
            <wp:docPr id="4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92300" cy="381000"/>
                    </a:xfrm>
                    <a:prstGeom prst="rect">
                      <a:avLst/>
                    </a:prstGeom>
                    <a:noFill/>
                  </pic:spPr>
                </pic:pic>
              </a:graphicData>
            </a:graphic>
          </wp:anchor>
        </w:drawing>
      </w:r>
    </w:p>
    <w:p w14:paraId="3CAD0CDA" w14:textId="5B16ED41" w:rsidR="00C23932" w:rsidRDefault="00DD6B66" w:rsidP="00C23932">
      <w:proofErr w:type="gramStart"/>
      <w:r>
        <w:t>where</w:t>
      </w:r>
      <w:proofErr w:type="gramEnd"/>
      <w:r>
        <w:t xml:space="preserve"> a is the stochastic term, b is the noise term and c is the constant term. The experimental points are well represented by an a term </w:t>
      </w:r>
      <w:r w:rsidR="00C23932">
        <w:t>of 2.4% with an E</w:t>
      </w:r>
      <w:r w:rsidR="00C23932" w:rsidRPr="004E0924">
        <w:rPr>
          <w:vertAlign w:val="superscript"/>
        </w:rPr>
        <w:t>1/</w:t>
      </w:r>
      <w:r w:rsidR="00C23932" w:rsidRPr="005505F2">
        <w:rPr>
          <w:vertAlign w:val="superscript"/>
        </w:rPr>
        <w:t>4</w:t>
      </w:r>
      <w:r w:rsidR="00C23932">
        <w:rPr>
          <w:position w:val="-2"/>
        </w:rPr>
        <w:t xml:space="preserve"> </w:t>
      </w:r>
      <w:r w:rsidR="00C23932">
        <w:t>dependence, a negligible electronic noise term and a constant term of 3.2% due to shower leakage. To obtain reasonable agreement with the data, the energy response of each crystal was smeared by 4% in the simulation</w:t>
      </w:r>
      <w:r w:rsidR="00F20369">
        <w:t xml:space="preserve"> using a Gaussian distribution. </w:t>
      </w:r>
      <w:r>
        <w:t xml:space="preserve">Details of the measurement </w:t>
      </w:r>
      <w:r w:rsidR="00C97F98">
        <w:t xml:space="preserve">can be found </w:t>
      </w:r>
      <w:r>
        <w:t>in [</w:t>
      </w:r>
      <w:r w:rsidR="00F20369">
        <w:t>NIMs</w:t>
      </w:r>
      <w:r>
        <w:t>]. The additional Gaussian smearing</w:t>
      </w:r>
      <w:r w:rsidR="00C23932">
        <w:t xml:space="preserve"> was </w:t>
      </w:r>
      <w:r>
        <w:t xml:space="preserve">introduced as the </w:t>
      </w:r>
      <w:r w:rsidR="00C23932">
        <w:t xml:space="preserve">fastest way to simulate the expected non-uniformity </w:t>
      </w:r>
      <w:r>
        <w:t xml:space="preserve">or non-linearity existing </w:t>
      </w:r>
      <w:r w:rsidR="00C23932">
        <w:t>inside the crystals.</w:t>
      </w:r>
      <w:r>
        <w:t xml:space="preserve"> All in all, this granted a 5.3% energy resolution that was still improvable due to the small dimension of the matrix and to the not perfect quality of the obtained LYSO crystals. </w:t>
      </w:r>
    </w:p>
    <w:p w14:paraId="3898FDF2" w14:textId="0543E005" w:rsidR="00DD6B66" w:rsidRDefault="00DD6B66" w:rsidP="00C23932">
      <w:r>
        <w:t xml:space="preserve">Other two sets of measurements were carried </w:t>
      </w:r>
      <w:proofErr w:type="gramStart"/>
      <w:r>
        <w:t>out :</w:t>
      </w:r>
      <w:proofErr w:type="gramEnd"/>
      <w:r>
        <w:t xml:space="preserve"> </w:t>
      </w:r>
      <w:r w:rsidR="00C97F98">
        <w:t>(</w:t>
      </w:r>
      <w:proofErr w:type="spellStart"/>
      <w:r w:rsidR="00C97F98">
        <w:t>i</w:t>
      </w:r>
      <w:proofErr w:type="spellEnd"/>
      <w:r w:rsidR="00C97F98">
        <w:t xml:space="preserve">) </w:t>
      </w:r>
      <w:r>
        <w:t xml:space="preserve">a position measurement with the </w:t>
      </w:r>
      <w:proofErr w:type="spellStart"/>
      <w:r>
        <w:t>Mami</w:t>
      </w:r>
      <w:proofErr w:type="spellEnd"/>
      <w:r>
        <w:t xml:space="preserve"> photon beam, that resulted in an observed resolutio</w:t>
      </w:r>
      <w:r w:rsidR="00C97F98">
        <w:t>n of ~ 3 mm at 90 degrees, as</w:t>
      </w:r>
      <w:r>
        <w:t xml:space="preserve"> limited by the beam dimension and </w:t>
      </w:r>
      <w:r w:rsidR="00C97F98">
        <w:t xml:space="preserve">(ii) </w:t>
      </w:r>
      <w:r>
        <w:t xml:space="preserve">a timing resolution </w:t>
      </w:r>
      <w:r w:rsidR="00C97F98">
        <w:t xml:space="preserve">test carried out with electron beam </w:t>
      </w:r>
      <w:r>
        <w:t xml:space="preserve">at the BTF facility in </w:t>
      </w:r>
      <w:proofErr w:type="spellStart"/>
      <w:r>
        <w:t>Frascati</w:t>
      </w:r>
      <w:proofErr w:type="spellEnd"/>
      <w:r>
        <w:t xml:space="preserve">, Italy. As </w:t>
      </w:r>
      <w:r w:rsidR="00F20369">
        <w:t>reported in ref</w:t>
      </w:r>
      <w:r w:rsidR="00C97F98">
        <w:t xml:space="preserve"> [NIM-old], the LYSO t</w:t>
      </w:r>
      <w:r>
        <w:t xml:space="preserve">iming resolution was measured to be of </w:t>
      </w:r>
      <w:r w:rsidR="00F20369">
        <w:t xml:space="preserve">~ </w:t>
      </w:r>
      <w:r w:rsidR="00C97F98">
        <w:t xml:space="preserve">200 </w:t>
      </w:r>
      <w:proofErr w:type="spellStart"/>
      <w:proofErr w:type="gramStart"/>
      <w:r w:rsidR="00C97F98">
        <w:t>ps</w:t>
      </w:r>
      <w:proofErr w:type="spellEnd"/>
      <w:r w:rsidR="00C97F98">
        <w:t xml:space="preserve">  in</w:t>
      </w:r>
      <w:proofErr w:type="gramEnd"/>
      <w:r w:rsidR="00C97F98">
        <w:t xml:space="preserve"> the energy range 100--</w:t>
      </w:r>
      <w:r>
        <w:t>500 MeV.</w:t>
      </w:r>
    </w:p>
    <w:p w14:paraId="302A76DB" w14:textId="1D9BB31F" w:rsidR="00E20BC4" w:rsidRDefault="00DD6B66" w:rsidP="00966E0B">
      <w:r>
        <w:t xml:space="preserve">In </w:t>
      </w:r>
      <w:r w:rsidR="00F20369">
        <w:t xml:space="preserve">the next sub-section, </w:t>
      </w:r>
      <w:r>
        <w:t>the new results</w:t>
      </w:r>
      <w:r w:rsidR="00F20369">
        <w:t>,</w:t>
      </w:r>
      <w:r>
        <w:t xml:space="preserve"> obtained with </w:t>
      </w:r>
      <w:r w:rsidR="00B453AC">
        <w:t>a test done at</w:t>
      </w:r>
      <w:r w:rsidR="00F20369">
        <w:t xml:space="preserve"> the BTF electron beam in 2014 and </w:t>
      </w:r>
      <w:r>
        <w:t xml:space="preserve">with a </w:t>
      </w:r>
      <w:r w:rsidR="00F20369">
        <w:t>larger size prototype, are presented</w:t>
      </w:r>
      <w:r w:rsidR="00B453AC">
        <w:t xml:space="preserve"> T</w:t>
      </w:r>
      <w:r w:rsidR="00A862BE">
        <w:t xml:space="preserve">he last two sections will </w:t>
      </w:r>
      <w:r w:rsidR="00B453AC">
        <w:t xml:space="preserve">describe </w:t>
      </w:r>
      <w:r>
        <w:t xml:space="preserve">the measurement of single crystals </w:t>
      </w:r>
      <w:r w:rsidR="00B453AC">
        <w:t xml:space="preserve">read-out with </w:t>
      </w:r>
      <w:proofErr w:type="gramStart"/>
      <w:r>
        <w:t>different</w:t>
      </w:r>
      <w:r w:rsidR="00F20369">
        <w:t xml:space="preserve"> </w:t>
      </w:r>
      <w:r>
        <w:t xml:space="preserve"> photo</w:t>
      </w:r>
      <w:proofErr w:type="gramEnd"/>
      <w:r>
        <w:t>-sensor</w:t>
      </w:r>
      <w:r w:rsidR="00B453AC">
        <w:t xml:space="preserve">s </w:t>
      </w:r>
      <w:r>
        <w:t>to improve our</w:t>
      </w:r>
      <w:r w:rsidR="00B453AC">
        <w:t xml:space="preserve"> experimental</w:t>
      </w:r>
      <w:r>
        <w:t xml:space="preserve"> knowledge of </w:t>
      </w:r>
      <w:r w:rsidR="00A862BE" w:rsidRPr="00F20369">
        <w:rPr>
          <w:i/>
        </w:rPr>
        <w:t xml:space="preserve">alternative </w:t>
      </w:r>
      <w:r w:rsidR="00A862BE">
        <w:t>crystals.</w:t>
      </w:r>
    </w:p>
    <w:p w14:paraId="63C274A0" w14:textId="4268BEBD" w:rsidR="00E20BC4" w:rsidRDefault="00E20BC4" w:rsidP="00966E0B"/>
    <w:p w14:paraId="0AF5D748" w14:textId="096F6712" w:rsidR="001F0CCB" w:rsidRDefault="009D3549" w:rsidP="00966E0B">
      <w:pPr>
        <w:rPr>
          <w:b/>
          <w:sz w:val="28"/>
          <w:szCs w:val="28"/>
        </w:rPr>
      </w:pPr>
      <w:r>
        <w:rPr>
          <w:b/>
          <w:sz w:val="28"/>
          <w:szCs w:val="28"/>
        </w:rPr>
        <w:t xml:space="preserve">1.6.1 Measurements </w:t>
      </w:r>
      <w:r w:rsidR="001F0CCB" w:rsidRPr="001F0CCB">
        <w:rPr>
          <w:b/>
          <w:sz w:val="28"/>
          <w:szCs w:val="28"/>
        </w:rPr>
        <w:t>with a new LYSO array</w:t>
      </w:r>
    </w:p>
    <w:p w14:paraId="36011C4E" w14:textId="754C5344" w:rsidR="00E20BC4" w:rsidRDefault="00A862BE" w:rsidP="00966E0B">
      <w:pPr>
        <w:rPr>
          <w:b/>
          <w:sz w:val="28"/>
          <w:szCs w:val="28"/>
        </w:rPr>
      </w:pPr>
      <w:r w:rsidRPr="00A862BE">
        <w:rPr>
          <w:b/>
          <w:noProof/>
          <w:sz w:val="28"/>
          <w:szCs w:val="28"/>
          <w:lang w:eastAsia="en-US"/>
        </w:rPr>
        <w:drawing>
          <wp:anchor distT="0" distB="0" distL="114300" distR="114300" simplePos="0" relativeHeight="251682816" behindDoc="0" locked="0" layoutInCell="1" allowOverlap="1" wp14:anchorId="4D4AF897" wp14:editId="16FF88A4">
            <wp:simplePos x="0" y="0"/>
            <wp:positionH relativeFrom="column">
              <wp:posOffset>3480435</wp:posOffset>
            </wp:positionH>
            <wp:positionV relativeFrom="paragraph">
              <wp:posOffset>307340</wp:posOffset>
            </wp:positionV>
            <wp:extent cx="1990725" cy="1714500"/>
            <wp:effectExtent l="0" t="0" r="0" b="12700"/>
            <wp:wrapSquare wrapText="bothSides"/>
            <wp:docPr id="16" name="Content Placeholder 6" descr="DSC_3878.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6" descr="DSC_3878.JPG"/>
                    <pic:cNvPicPr>
                      <a:picLocks noGrp="1" noChangeAspect="1"/>
                    </pic:cNvPicPr>
                  </pic:nvPicPr>
                  <pic:blipFill rotWithShape="1">
                    <a:blip r:embed="rId10" cstate="email">
                      <a:extLst>
                        <a:ext uri="{28A0092B-C50C-407E-A947-70E740481C1C}">
                          <a14:useLocalDpi xmlns:a14="http://schemas.microsoft.com/office/drawing/2010/main" val="0"/>
                        </a:ext>
                      </a:extLst>
                    </a:blip>
                    <a:srcRect/>
                    <a:stretch/>
                  </pic:blipFill>
                  <pic:spPr>
                    <a:xfrm>
                      <a:off x="0" y="0"/>
                      <a:ext cx="1990725" cy="1714500"/>
                    </a:xfrm>
                    <a:prstGeom prst="rect">
                      <a:avLst/>
                    </a:prstGeom>
                  </pic:spPr>
                </pic:pic>
              </a:graphicData>
            </a:graphic>
            <wp14:sizeRelH relativeFrom="page">
              <wp14:pctWidth>0</wp14:pctWidth>
            </wp14:sizeRelH>
            <wp14:sizeRelV relativeFrom="page">
              <wp14:pctHeight>0</wp14:pctHeight>
            </wp14:sizeRelV>
          </wp:anchor>
        </w:drawing>
      </w:r>
      <w:r w:rsidR="00E6075A" w:rsidRPr="00B9073D">
        <w:rPr>
          <w:b/>
          <w:noProof/>
          <w:sz w:val="28"/>
          <w:szCs w:val="28"/>
          <w:lang w:eastAsia="en-US"/>
        </w:rPr>
        <w:drawing>
          <wp:anchor distT="0" distB="0" distL="114300" distR="114300" simplePos="0" relativeHeight="251660288" behindDoc="0" locked="0" layoutInCell="1" allowOverlap="1" wp14:anchorId="409751F3" wp14:editId="4003692B">
            <wp:simplePos x="0" y="0"/>
            <wp:positionH relativeFrom="column">
              <wp:posOffset>51435</wp:posOffset>
            </wp:positionH>
            <wp:positionV relativeFrom="paragraph">
              <wp:posOffset>370840</wp:posOffset>
            </wp:positionV>
            <wp:extent cx="1834515" cy="1664335"/>
            <wp:effectExtent l="0" t="0" r="0" b="12065"/>
            <wp:wrapSquare wrapText="bothSides"/>
            <wp:docPr id="11" name="Immagine 10" desc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descr="03.jpg"/>
                    <pic:cNvPicPr>
                      <a:picLocks noChangeAspect="1"/>
                    </pic:cNvPicPr>
                  </pic:nvPicPr>
                  <pic:blipFill rotWithShape="1">
                    <a:blip r:embed="rId11">
                      <a:extLst>
                        <a:ext uri="{28A0092B-C50C-407E-A947-70E740481C1C}">
                          <a14:useLocalDpi xmlns:a14="http://schemas.microsoft.com/office/drawing/2010/main" val="0"/>
                        </a:ext>
                      </a:extLst>
                    </a:blip>
                    <a:srcRect l="16889" t="1651" r="14486"/>
                    <a:stretch/>
                  </pic:blipFill>
                  <pic:spPr bwMode="auto">
                    <a:xfrm>
                      <a:off x="0" y="0"/>
                      <a:ext cx="1834515" cy="166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75A" w:rsidRPr="00B9073D">
        <w:rPr>
          <w:b/>
          <w:noProof/>
          <w:sz w:val="28"/>
          <w:szCs w:val="28"/>
          <w:lang w:eastAsia="en-US"/>
        </w:rPr>
        <w:drawing>
          <wp:anchor distT="0" distB="0" distL="114300" distR="114300" simplePos="0" relativeHeight="251661312" behindDoc="0" locked="0" layoutInCell="1" allowOverlap="1" wp14:anchorId="5A0DCD3F" wp14:editId="42A979F6">
            <wp:simplePos x="0" y="0"/>
            <wp:positionH relativeFrom="column">
              <wp:posOffset>1880235</wp:posOffset>
            </wp:positionH>
            <wp:positionV relativeFrom="paragraph">
              <wp:posOffset>142240</wp:posOffset>
            </wp:positionV>
            <wp:extent cx="1600200" cy="2086610"/>
            <wp:effectExtent l="0" t="0" r="0" b="0"/>
            <wp:wrapSquare wrapText="bothSides"/>
            <wp:docPr id="10" name="Immagine 9" descr="Assieme_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9" descr="Assieme_2_9.jpg"/>
                    <pic:cNvPicPr>
                      <a:picLocks noChangeAspect="1"/>
                    </pic:cNvPicPr>
                  </pic:nvPicPr>
                  <pic:blipFill>
                    <a:blip r:embed="rId12">
                      <a:extLst>
                        <a:ext uri="{28A0092B-C50C-407E-A947-70E740481C1C}">
                          <a14:useLocalDpi xmlns:a14="http://schemas.microsoft.com/office/drawing/2010/main" val="0"/>
                        </a:ext>
                      </a:extLst>
                    </a:blip>
                    <a:srcRect l="26944" t="4492" r="34722" b="11494"/>
                    <a:stretch>
                      <a:fillRect/>
                    </a:stretch>
                  </pic:blipFill>
                  <pic:spPr>
                    <a:xfrm>
                      <a:off x="0" y="0"/>
                      <a:ext cx="1600200" cy="2086610"/>
                    </a:xfrm>
                    <a:prstGeom prst="rect">
                      <a:avLst/>
                    </a:prstGeom>
                  </pic:spPr>
                </pic:pic>
              </a:graphicData>
            </a:graphic>
            <wp14:sizeRelH relativeFrom="page">
              <wp14:pctWidth>0</wp14:pctWidth>
            </wp14:sizeRelH>
            <wp14:sizeRelV relativeFrom="page">
              <wp14:pctHeight>0</wp14:pctHeight>
            </wp14:sizeRelV>
          </wp:anchor>
        </w:drawing>
      </w:r>
    </w:p>
    <w:p w14:paraId="473DDDB6" w14:textId="4C70B3EF" w:rsidR="00B9073D" w:rsidRDefault="00B9073D" w:rsidP="00966E0B">
      <w:pPr>
        <w:rPr>
          <w:b/>
          <w:sz w:val="28"/>
          <w:szCs w:val="28"/>
        </w:rPr>
      </w:pPr>
    </w:p>
    <w:p w14:paraId="2B6F6523" w14:textId="05F39120" w:rsidR="00B9073D" w:rsidRDefault="00E65644" w:rsidP="00966E0B">
      <w:pPr>
        <w:rPr>
          <w:b/>
          <w:sz w:val="28"/>
          <w:szCs w:val="28"/>
        </w:rPr>
      </w:pPr>
      <w:r>
        <w:rPr>
          <w:noProof/>
          <w:lang w:eastAsia="en-US"/>
        </w:rPr>
        <mc:AlternateContent>
          <mc:Choice Requires="wps">
            <w:drawing>
              <wp:anchor distT="0" distB="0" distL="114300" distR="114300" simplePos="0" relativeHeight="251664384" behindDoc="0" locked="0" layoutInCell="1" allowOverlap="1" wp14:anchorId="6415B277" wp14:editId="093EAA77">
                <wp:simplePos x="0" y="0"/>
                <wp:positionH relativeFrom="column">
                  <wp:posOffset>165735</wp:posOffset>
                </wp:positionH>
                <wp:positionV relativeFrom="paragraph">
                  <wp:posOffset>292100</wp:posOffset>
                </wp:positionV>
                <wp:extent cx="5257800" cy="571500"/>
                <wp:effectExtent l="0" t="0" r="0" b="12700"/>
                <wp:wrapSquare wrapText="bothSides"/>
                <wp:docPr id="2" name="Text Box 2"/>
                <wp:cNvGraphicFramePr/>
                <a:graphic xmlns:a="http://schemas.openxmlformats.org/drawingml/2006/main">
                  <a:graphicData uri="http://schemas.microsoft.com/office/word/2010/wordprocessingShape">
                    <wps:wsp>
                      <wps:cNvSpPr txBox="1"/>
                      <wps:spPr>
                        <a:xfrm>
                          <a:off x="0" y="0"/>
                          <a:ext cx="5257800" cy="5715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8B8D997" w14:textId="2B86250F" w:rsidR="006362F7" w:rsidRPr="00A9422D" w:rsidRDefault="006362F7" w:rsidP="00E65644">
                            <w:pPr>
                              <w:pStyle w:val="Caption"/>
                              <w:rPr>
                                <w:b/>
                                <w:sz w:val="28"/>
                                <w:szCs w:val="28"/>
                              </w:rPr>
                            </w:pPr>
                            <w:r>
                              <w:t xml:space="preserve">Figure </w:t>
                            </w:r>
                            <w:fldSimple w:instr=" STYLEREF 1 \s ">
                              <w:r>
                                <w:rPr>
                                  <w:noProof/>
                                </w:rPr>
                                <w:t>0</w:t>
                              </w:r>
                            </w:fldSimple>
                            <w:r>
                              <w:t>.2 (</w:t>
                            </w:r>
                            <w:r w:rsidRPr="00E65644">
                              <w:rPr>
                                <w:i/>
                              </w:rPr>
                              <w:t>Left) CAD drawing of the readout side of proto-1, (center) CAD view of the assembled matrix, with crystals, APD and FEE boxes and tight light box. (</w:t>
                            </w:r>
                            <w:proofErr w:type="gramStart"/>
                            <w:r w:rsidRPr="00E65644">
                              <w:rPr>
                                <w:i/>
                              </w:rPr>
                              <w:t>right</w:t>
                            </w:r>
                            <w:proofErr w:type="gramEnd"/>
                            <w:r w:rsidRPr="00E65644">
                              <w:rPr>
                                <w:i/>
                              </w:rPr>
                              <w:t>) picture of the matrix during the assembly.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05pt;margin-top:23pt;width:414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" stroked="f">
                <v:textbox inset="0,0,0,0">
                  <w:txbxContent>
                    <w:p w14:paraId="48B8D997" w14:textId="2B86250F" w:rsidR="00246EBD" w:rsidRPr="00A9422D" w:rsidRDefault="00246EBD" w:rsidP="00E65644">
                      <w:pPr>
                        <w:pStyle w:val="Caption"/>
                        <w:rPr>
                          <w:b/>
                          <w:sz w:val="28"/>
                          <w:szCs w:val="28"/>
                        </w:rPr>
                      </w:pPr>
                      <w:r>
                        <w:t xml:space="preserve">Figure </w:t>
                      </w:r>
                      <w:fldSimple w:instr=" STYLEREF 1 \s ">
                        <w:r>
                          <w:rPr>
                            <w:noProof/>
                          </w:rPr>
                          <w:t>0</w:t>
                        </w:r>
                      </w:fldSimple>
                      <w:r>
                        <w:t>.2 (</w:t>
                      </w:r>
                      <w:r w:rsidRPr="00E65644">
                        <w:rPr>
                          <w:i/>
                        </w:rPr>
                        <w:t>Left) CAD drawing of the readout side of proto-1, (center) CAD view of the assembled matrix, with crystals, APD and FEE boxes and tight light box. (right) picture of the matrix during the assembly.</w:t>
                      </w:r>
                    </w:p>
                  </w:txbxContent>
                </v:textbox>
                <w10:wrap type="square"/>
              </v:shape>
            </w:pict>
          </mc:Fallback>
        </mc:AlternateContent>
      </w:r>
    </w:p>
    <w:p w14:paraId="295284DC" w14:textId="7DF790E4" w:rsidR="00B9073D" w:rsidRDefault="00B9073D" w:rsidP="00966E0B">
      <w:pPr>
        <w:rPr>
          <w:b/>
          <w:sz w:val="28"/>
          <w:szCs w:val="28"/>
        </w:rPr>
      </w:pPr>
    </w:p>
    <w:p w14:paraId="3DCC6F10" w14:textId="637FE73F" w:rsidR="00612097" w:rsidRDefault="00214ECF" w:rsidP="00966E0B">
      <w:r>
        <w:rPr>
          <w:noProof/>
          <w:lang w:eastAsia="en-US"/>
        </w:rPr>
        <mc:AlternateContent>
          <mc:Choice Requires="wps">
            <w:drawing>
              <wp:anchor distT="0" distB="0" distL="114300" distR="114300" simplePos="0" relativeHeight="251670528" behindDoc="0" locked="0" layoutInCell="1" allowOverlap="1" wp14:anchorId="659F2742" wp14:editId="21AC2122">
                <wp:simplePos x="0" y="0"/>
                <wp:positionH relativeFrom="column">
                  <wp:posOffset>51435</wp:posOffset>
                </wp:positionH>
                <wp:positionV relativeFrom="paragraph">
                  <wp:posOffset>1945640</wp:posOffset>
                </wp:positionV>
                <wp:extent cx="5486400" cy="769620"/>
                <wp:effectExtent l="0" t="0" r="0" b="635"/>
                <wp:wrapSquare wrapText="bothSides"/>
                <wp:docPr id="5" name="Text Box 5"/>
                <wp:cNvGraphicFramePr/>
                <a:graphic xmlns:a="http://schemas.openxmlformats.org/drawingml/2006/main">
                  <a:graphicData uri="http://schemas.microsoft.com/office/word/2010/wordprocessingShape">
                    <wps:wsp>
                      <wps:cNvSpPr txBox="1"/>
                      <wps:spPr>
                        <a:xfrm>
                          <a:off x="0" y="0"/>
                          <a:ext cx="5486400" cy="76962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D087BF7" w14:textId="5BF9BC83" w:rsidR="006362F7" w:rsidRPr="008806E7" w:rsidRDefault="006362F7" w:rsidP="00C050E6">
                            <w:pPr>
                              <w:pStyle w:val="Caption"/>
                            </w:pPr>
                            <w:r>
                              <w:t xml:space="preserve">Figure </w:t>
                            </w:r>
                            <w:fldSimple w:instr=" STYLEREF 1 \s ">
                              <w:r>
                                <w:rPr>
                                  <w:noProof/>
                                </w:rPr>
                                <w:t>0</w:t>
                              </w:r>
                            </w:fldSimple>
                            <w:r>
                              <w:t xml:space="preserve">.3 </w:t>
                            </w:r>
                            <w:r w:rsidRPr="00C050E6">
                              <w:rPr>
                                <w:i/>
                              </w:rPr>
                              <w:t>(Left) picture of a FEE prototype connected to the APD and inserted in the APD-FEE holder done with a 3D printing. (Right) connecti</w:t>
                            </w:r>
                            <w:r>
                              <w:rPr>
                                <w:i/>
                              </w:rPr>
                              <w:t xml:space="preserve">on of the amp-HV chips to the </w:t>
                            </w:r>
                            <w:r w:rsidRPr="00C050E6">
                              <w:rPr>
                                <w:i/>
                              </w:rPr>
                              <w:t>ARM readout controllers.</w:t>
                            </w:r>
                            <w:r>
                              <w:rPr>
                                <w:i/>
                              </w:rPr>
                              <w:t xml:space="preserve"> The black bundle, with green caps, is the Fused Silica fibers coming from the light distribution sphere from the Laser prototype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5" o:spid="_x0000_s1027" type="#_x0000_t202" style="position:absolute;left:0;text-align:left;margin-left:4.05pt;margin-top:153.2pt;width:6in;height:60.6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" stroked="f">
                <v:textbox style="mso-fit-shape-to-text:t" inset="0,0,0,0">
                  <w:txbxContent>
                    <w:p w14:paraId="6D087BF7" w14:textId="5BF9BC83" w:rsidR="0037265F" w:rsidRPr="008806E7" w:rsidRDefault="0037265F" w:rsidP="00C050E6">
                      <w:pPr>
                        <w:pStyle w:val="Caption"/>
                      </w:pPr>
                      <w:r>
                        <w:t xml:space="preserve">Figure </w:t>
                      </w:r>
                      <w:fldSimple w:instr=" STYLEREF 1 \s ">
                        <w:r>
                          <w:rPr>
                            <w:noProof/>
                          </w:rPr>
                          <w:t>0</w:t>
                        </w:r>
                      </w:fldSimple>
                      <w:r>
                        <w:t xml:space="preserve">.3 </w:t>
                      </w:r>
                      <w:r w:rsidRPr="00C050E6">
                        <w:rPr>
                          <w:i/>
                        </w:rPr>
                        <w:t>(Left) picture of a FEE prototype connected to the APD and inserted in the APD-FEE holder done with a 3D printing. (Right) connecti</w:t>
                      </w:r>
                      <w:r>
                        <w:rPr>
                          <w:i/>
                        </w:rPr>
                        <w:t xml:space="preserve">on of the amp-HV chips to the </w:t>
                      </w:r>
                      <w:r w:rsidRPr="00C050E6">
                        <w:rPr>
                          <w:i/>
                        </w:rPr>
                        <w:t>ARM readout controllers.</w:t>
                      </w:r>
                      <w:r>
                        <w:rPr>
                          <w:i/>
                        </w:rPr>
                        <w:t xml:space="preserve"> The black bundle, with green caps, is the Fused Silica fibers coming from the light distribution sphere from the Laser prototype system.</w:t>
                      </w:r>
                    </w:p>
                  </w:txbxContent>
                </v:textbox>
                <w10:wrap type="square"/>
              </v:shape>
            </w:pict>
          </mc:Fallback>
        </mc:AlternateContent>
      </w:r>
      <w:r w:rsidRPr="00C050E6">
        <w:rPr>
          <w:noProof/>
          <w:lang w:eastAsia="en-US"/>
        </w:rPr>
        <w:drawing>
          <wp:anchor distT="0" distB="0" distL="114300" distR="114300" simplePos="0" relativeHeight="251666432" behindDoc="0" locked="0" layoutInCell="1" allowOverlap="1" wp14:anchorId="4F7A49BC" wp14:editId="5BEBC085">
            <wp:simplePos x="0" y="0"/>
            <wp:positionH relativeFrom="column">
              <wp:posOffset>165735</wp:posOffset>
            </wp:positionH>
            <wp:positionV relativeFrom="paragraph">
              <wp:posOffset>-111760</wp:posOffset>
            </wp:positionV>
            <wp:extent cx="2566035" cy="1924050"/>
            <wp:effectExtent l="0" t="0" r="0" b="6350"/>
            <wp:wrapSquare wrapText="bothSides"/>
            <wp:docPr id="3" name="Immagine 10" descr="mu2e 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0" descr="mu2e 047.JP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566035" cy="1924050"/>
                    </a:xfrm>
                    <a:prstGeom prst="rect">
                      <a:avLst/>
                    </a:prstGeom>
                  </pic:spPr>
                </pic:pic>
              </a:graphicData>
            </a:graphic>
            <wp14:sizeRelH relativeFrom="page">
              <wp14:pctWidth>0</wp14:pctWidth>
            </wp14:sizeRelH>
            <wp14:sizeRelV relativeFrom="page">
              <wp14:pctHeight>0</wp14:pctHeight>
            </wp14:sizeRelV>
          </wp:anchor>
        </w:drawing>
      </w:r>
      <w:r w:rsidRPr="00A862BE">
        <w:rPr>
          <w:noProof/>
          <w:lang w:eastAsia="en-US"/>
        </w:rPr>
        <w:drawing>
          <wp:anchor distT="0" distB="0" distL="114300" distR="114300" simplePos="0" relativeHeight="251681792" behindDoc="0" locked="0" layoutInCell="1" allowOverlap="1" wp14:anchorId="573EDF5F" wp14:editId="375143A4">
            <wp:simplePos x="0" y="0"/>
            <wp:positionH relativeFrom="column">
              <wp:posOffset>2680335</wp:posOffset>
            </wp:positionH>
            <wp:positionV relativeFrom="paragraph">
              <wp:posOffset>2540</wp:posOffset>
            </wp:positionV>
            <wp:extent cx="2743200" cy="1816735"/>
            <wp:effectExtent l="0" t="0" r="0" b="12065"/>
            <wp:wrapSquare wrapText="bothSides"/>
            <wp:docPr id="15" name="Picture 9" descr="DSC_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SC_3896.JPG"/>
                    <pic:cNvPicPr>
                      <a:picLocks noChangeAspect="1"/>
                    </pic:cNvPicPr>
                  </pic:nvPicPr>
                  <pic:blipFill>
                    <a:blip r:embed="rId14" cstate="email">
                      <a:extLst>
                        <a:ext uri="{28A0092B-C50C-407E-A947-70E740481C1C}">
                          <a14:useLocalDpi xmlns:a14="http://schemas.microsoft.com/office/drawing/2010/main" val="0"/>
                        </a:ext>
                      </a:extLst>
                    </a:blip>
                    <a:stretch>
                      <a:fillRect/>
                    </a:stretch>
                  </pic:blipFill>
                  <pic:spPr>
                    <a:xfrm>
                      <a:off x="0" y="0"/>
                      <a:ext cx="2743200" cy="1816735"/>
                    </a:xfrm>
                    <a:prstGeom prst="rect">
                      <a:avLst/>
                    </a:prstGeom>
                  </pic:spPr>
                </pic:pic>
              </a:graphicData>
            </a:graphic>
            <wp14:sizeRelH relativeFrom="page">
              <wp14:pctWidth>0</wp14:pctWidth>
            </wp14:sizeRelH>
            <wp14:sizeRelV relativeFrom="page">
              <wp14:pctHeight>0</wp14:pctHeight>
            </wp14:sizeRelV>
          </wp:anchor>
        </w:drawing>
      </w:r>
    </w:p>
    <w:p w14:paraId="6B233148" w14:textId="3A7ECA62" w:rsidR="00B9073D" w:rsidRDefault="00E20BC4" w:rsidP="00966E0B">
      <w:r>
        <w:t xml:space="preserve">In order </w:t>
      </w:r>
      <w:r w:rsidR="00B9073D">
        <w:t>to complete our R&amp;D program for the</w:t>
      </w:r>
      <w:r w:rsidR="0074657F">
        <w:t xml:space="preserve"> LYSO, a larger and </w:t>
      </w:r>
      <w:r>
        <w:t xml:space="preserve">more uniform crystal matrix has been built. A CAD drawing and a picture of the assembled prototype are shown in Fig. 2.left, 2.right respectively. </w:t>
      </w:r>
      <w:r w:rsidR="00C050E6">
        <w:t>F</w:t>
      </w:r>
      <w:r w:rsidR="008F314D">
        <w:t>ew differences can be enlightened</w:t>
      </w:r>
      <w:r w:rsidR="00C050E6">
        <w:t xml:space="preserve"> with respect to the old prototype</w:t>
      </w:r>
      <w:r w:rsidR="008F314D">
        <w:t xml:space="preserve">: the </w:t>
      </w:r>
      <w:r w:rsidR="0074657F">
        <w:t xml:space="preserve">crystal </w:t>
      </w:r>
      <w:r w:rsidR="008F314D">
        <w:t xml:space="preserve">dimension </w:t>
      </w:r>
      <w:r w:rsidR="00C050E6">
        <w:t>is much closer to the final one and</w:t>
      </w:r>
      <w:r w:rsidR="008F314D">
        <w:t xml:space="preserve"> </w:t>
      </w:r>
      <w:proofErr w:type="gramStart"/>
      <w:r w:rsidR="008F314D">
        <w:t>the array is constituted by 25 identical square crystals of 3</w:t>
      </w:r>
      <w:r w:rsidR="0074657F">
        <w:t>0</w:t>
      </w:r>
      <w:r w:rsidR="008F314D">
        <w:t>x3</w:t>
      </w:r>
      <w:r w:rsidR="0074657F">
        <w:t>0</w:t>
      </w:r>
      <w:r w:rsidR="008F314D">
        <w:t>x13</w:t>
      </w:r>
      <w:r w:rsidR="0074657F">
        <w:t>0 m</w:t>
      </w:r>
      <w:r w:rsidR="008F314D">
        <w:t>m</w:t>
      </w:r>
      <w:r w:rsidR="008F314D" w:rsidRPr="00C050E6">
        <w:rPr>
          <w:vertAlign w:val="superscript"/>
        </w:rPr>
        <w:t xml:space="preserve">3 </w:t>
      </w:r>
      <w:r w:rsidR="008F314D">
        <w:t>dimension</w:t>
      </w:r>
      <w:proofErr w:type="gramEnd"/>
      <w:r w:rsidR="008F314D">
        <w:t xml:space="preserve">. The ratio, </w:t>
      </w:r>
      <w:proofErr w:type="spellStart"/>
      <w:r w:rsidR="008F314D">
        <w:t>R</w:t>
      </w:r>
      <w:r w:rsidR="008F314D" w:rsidRPr="008F314D">
        <w:rPr>
          <w:vertAlign w:val="subscript"/>
        </w:rPr>
        <w:t>apd</w:t>
      </w:r>
      <w:proofErr w:type="spellEnd"/>
      <w:r w:rsidR="008F314D">
        <w:t>, between the active area of the photo-</w:t>
      </w:r>
      <w:proofErr w:type="gramStart"/>
      <w:r w:rsidR="008F314D">
        <w:t>sensor  and</w:t>
      </w:r>
      <w:proofErr w:type="gramEnd"/>
      <w:r w:rsidR="008F314D">
        <w:t xml:space="preserve">  the crystal transversal area is </w:t>
      </w:r>
      <w:r w:rsidR="0074657F">
        <w:t xml:space="preserve">consistent with the one of the </w:t>
      </w:r>
      <w:r w:rsidR="008F314D">
        <w:t xml:space="preserve">selected hexagonal shape. </w:t>
      </w:r>
      <w:r w:rsidR="00B9073D">
        <w:t>The crystals</w:t>
      </w:r>
      <w:r w:rsidR="00535F72">
        <w:t>, all wrapped with an improved ESR-3M reflector</w:t>
      </w:r>
      <w:proofErr w:type="gramStart"/>
      <w:r w:rsidR="00A862BE">
        <w:t xml:space="preserve">, </w:t>
      </w:r>
      <w:r w:rsidR="00535F72">
        <w:t xml:space="preserve"> providing</w:t>
      </w:r>
      <w:proofErr w:type="gramEnd"/>
      <w:r w:rsidR="00535F72">
        <w:t xml:space="preserve"> a 30% more light </w:t>
      </w:r>
      <w:r w:rsidR="00A862BE">
        <w:t xml:space="preserve">yield </w:t>
      </w:r>
      <w:r w:rsidR="0074657F">
        <w:t xml:space="preserve">than </w:t>
      </w:r>
      <w:proofErr w:type="spellStart"/>
      <w:r w:rsidR="00535F72">
        <w:t>Tyvek</w:t>
      </w:r>
      <w:proofErr w:type="spellEnd"/>
      <w:r w:rsidR="00535F72">
        <w:t>,</w:t>
      </w:r>
      <w:r w:rsidR="00B9073D">
        <w:t xml:space="preserve"> were all measured </w:t>
      </w:r>
      <w:r w:rsidR="00535F72">
        <w:t xml:space="preserve">at the transmission and response test station </w:t>
      </w:r>
      <w:r w:rsidR="00B9073D">
        <w:t xml:space="preserve">and their </w:t>
      </w:r>
      <w:r w:rsidR="00535F72">
        <w:t>light yield and LRU measured (see sect.</w:t>
      </w:r>
      <w:r w:rsidR="0074657F">
        <w:t xml:space="preserve"> </w:t>
      </w:r>
      <w:r w:rsidR="00535F72">
        <w:t>XX)</w:t>
      </w:r>
      <w:r w:rsidR="00796E56">
        <w:t>.</w:t>
      </w:r>
      <w:r w:rsidR="00C050E6">
        <w:t xml:space="preserve"> Uniformity and transmittance found were excellent.</w:t>
      </w:r>
      <w:r w:rsidR="00796E56">
        <w:t xml:space="preserve"> </w:t>
      </w:r>
      <w:r w:rsidR="00A862BE">
        <w:t xml:space="preserve">The longitudinal length, </w:t>
      </w:r>
      <w:r w:rsidR="008F314D">
        <w:t>in X</w:t>
      </w:r>
      <w:r w:rsidR="008F314D" w:rsidRPr="00C050E6">
        <w:rPr>
          <w:vertAlign w:val="subscript"/>
        </w:rPr>
        <w:t>0</w:t>
      </w:r>
      <w:proofErr w:type="gramStart"/>
      <w:r w:rsidR="00A862BE">
        <w:rPr>
          <w:vertAlign w:val="subscript"/>
        </w:rPr>
        <w:t xml:space="preserve">, </w:t>
      </w:r>
      <w:r w:rsidR="008F314D">
        <w:t xml:space="preserve"> is</w:t>
      </w:r>
      <w:proofErr w:type="gramEnd"/>
      <w:r w:rsidR="008F314D">
        <w:t xml:space="preserve"> </w:t>
      </w:r>
      <w:r w:rsidR="00C050E6">
        <w:t xml:space="preserve">slightly </w:t>
      </w:r>
      <w:r w:rsidR="0074657F">
        <w:t>smaller</w:t>
      </w:r>
      <w:r w:rsidR="00A862BE">
        <w:t xml:space="preserve"> than in </w:t>
      </w:r>
      <w:r w:rsidR="008F314D">
        <w:t>the fi</w:t>
      </w:r>
      <w:r w:rsidR="0074657F">
        <w:t>nal detector</w:t>
      </w:r>
      <w:r w:rsidR="008F314D">
        <w:t xml:space="preserve"> </w:t>
      </w:r>
      <w:r w:rsidR="00A862BE">
        <w:t xml:space="preserve">if </w:t>
      </w:r>
      <w:r w:rsidR="008F314D">
        <w:t xml:space="preserve">considering the </w:t>
      </w:r>
      <w:r w:rsidR="00A862BE">
        <w:t>average length correction due to the</w:t>
      </w:r>
      <w:r w:rsidR="008F314D">
        <w:t xml:space="preserve"> impinging angle of 50 degrees</w:t>
      </w:r>
      <w:r w:rsidR="0074657F">
        <w:t xml:space="preserve"> for the CE candidates</w:t>
      </w:r>
      <w:r w:rsidR="008F314D">
        <w:t>. The Fron</w:t>
      </w:r>
      <w:r w:rsidR="00E65644">
        <w:t xml:space="preserve">t End electronics, Fig.3, </w:t>
      </w:r>
      <w:r w:rsidR="0074657F">
        <w:t>is constituted by 16</w:t>
      </w:r>
      <w:r w:rsidR="008F314D">
        <w:t xml:space="preserve"> prototy</w:t>
      </w:r>
      <w:r w:rsidR="00B9073D">
        <w:t>pe</w:t>
      </w:r>
      <w:r w:rsidR="0074657F">
        <w:t>s</w:t>
      </w:r>
      <w:r w:rsidR="00B9073D">
        <w:t xml:space="preserve"> of </w:t>
      </w:r>
      <w:proofErr w:type="gramStart"/>
      <w:r w:rsidR="00B9073D">
        <w:t xml:space="preserve">the </w:t>
      </w:r>
      <w:r w:rsidR="0074657F">
        <w:t xml:space="preserve"> </w:t>
      </w:r>
      <w:proofErr w:type="spellStart"/>
      <w:r w:rsidR="0074657F">
        <w:t>AmpHV</w:t>
      </w:r>
      <w:proofErr w:type="spellEnd"/>
      <w:proofErr w:type="gramEnd"/>
      <w:r w:rsidR="0074657F">
        <w:t xml:space="preserve"> chip, with HV </w:t>
      </w:r>
      <w:r w:rsidR="00DE3FC4">
        <w:t>set and monitored</w:t>
      </w:r>
      <w:r w:rsidR="0074657F">
        <w:t xml:space="preserve"> by two </w:t>
      </w:r>
      <w:r w:rsidR="008F314D">
        <w:t xml:space="preserve">readout </w:t>
      </w:r>
      <w:r w:rsidR="00A862BE">
        <w:t xml:space="preserve">ARM </w:t>
      </w:r>
      <w:r w:rsidR="008F314D">
        <w:t>controller</w:t>
      </w:r>
      <w:r w:rsidR="0074657F">
        <w:t>s</w:t>
      </w:r>
      <w:r w:rsidR="008F314D">
        <w:t xml:space="preserve"> as in the final layout. To screen </w:t>
      </w:r>
      <w:r w:rsidR="00C050E6">
        <w:t xml:space="preserve">the FEE from </w:t>
      </w:r>
      <w:r w:rsidR="008F314D">
        <w:t>external</w:t>
      </w:r>
      <w:r w:rsidR="00C050E6">
        <w:t xml:space="preserve"> noise</w:t>
      </w:r>
      <w:r w:rsidR="008F314D">
        <w:t xml:space="preserve"> sources</w:t>
      </w:r>
      <w:r w:rsidR="00C050E6">
        <w:t>,</w:t>
      </w:r>
      <w:r w:rsidR="008F314D">
        <w:t xml:space="preserve"> the APD and </w:t>
      </w:r>
      <w:r w:rsidR="00C050E6">
        <w:t xml:space="preserve">FEE </w:t>
      </w:r>
      <w:r w:rsidR="0074657F">
        <w:t>were</w:t>
      </w:r>
      <w:r w:rsidR="00A862BE">
        <w:t xml:space="preserve"> inserted in a brass</w:t>
      </w:r>
      <w:r w:rsidR="008F314D">
        <w:t xml:space="preserve"> bo</w:t>
      </w:r>
      <w:r w:rsidR="00B9073D">
        <w:t xml:space="preserve">x </w:t>
      </w:r>
      <w:r w:rsidR="00C050E6">
        <w:t xml:space="preserve">working </w:t>
      </w:r>
      <w:r w:rsidR="00B9073D">
        <w:t>as a F</w:t>
      </w:r>
      <w:r w:rsidR="00E65644">
        <w:t>araday cage</w:t>
      </w:r>
      <w:r w:rsidR="00B9073D">
        <w:t>.</w:t>
      </w:r>
      <w:r w:rsidR="008F314D">
        <w:t xml:space="preserve"> All </w:t>
      </w:r>
      <w:r w:rsidR="00E65644">
        <w:t>chips are</w:t>
      </w:r>
      <w:r w:rsidR="008F314D">
        <w:t xml:space="preserve"> connected</w:t>
      </w:r>
      <w:r w:rsidR="00E65644">
        <w:t xml:space="preserve"> by means of soldered wire to the same external ground. The </w:t>
      </w:r>
      <w:r w:rsidR="0074657F">
        <w:t xml:space="preserve">DAQ </w:t>
      </w:r>
      <w:r w:rsidR="00E65644">
        <w:t>readout uses</w:t>
      </w:r>
      <w:r w:rsidR="008F314D">
        <w:t xml:space="preserve"> a</w:t>
      </w:r>
      <w:r w:rsidR="0074657F">
        <w:t xml:space="preserve">n array </w:t>
      </w:r>
      <w:proofErr w:type="gramStart"/>
      <w:r w:rsidR="0074657F">
        <w:t>of  four</w:t>
      </w:r>
      <w:proofErr w:type="gramEnd"/>
      <w:r w:rsidR="0074657F">
        <w:t xml:space="preserve"> </w:t>
      </w:r>
      <w:r w:rsidR="00E65644">
        <w:t xml:space="preserve">CAEN-1720 </w:t>
      </w:r>
      <w:r w:rsidR="008F314D">
        <w:t>digitizer</w:t>
      </w:r>
      <w:r w:rsidR="00E65644">
        <w:t>s</w:t>
      </w:r>
      <w:r w:rsidR="00A862BE">
        <w:t xml:space="preserve"> with 12</w:t>
      </w:r>
      <w:r w:rsidR="008F314D">
        <w:t xml:space="preserve"> bits</w:t>
      </w:r>
      <w:r w:rsidR="0074657F">
        <w:t xml:space="preserve"> resolution</w:t>
      </w:r>
      <w:r w:rsidR="008F314D">
        <w:t xml:space="preserve"> and </w:t>
      </w:r>
      <w:r w:rsidR="0074657F">
        <w:t xml:space="preserve">a sampling of 250 </w:t>
      </w:r>
      <w:proofErr w:type="spellStart"/>
      <w:r w:rsidR="0074657F">
        <w:t>msps</w:t>
      </w:r>
      <w:proofErr w:type="spellEnd"/>
      <w:r w:rsidR="0074657F">
        <w:t>. These characteristics are very</w:t>
      </w:r>
      <w:r w:rsidR="008F314D">
        <w:t xml:space="preserve"> </w:t>
      </w:r>
      <w:proofErr w:type="gramStart"/>
      <w:r w:rsidR="008F314D">
        <w:t>similar</w:t>
      </w:r>
      <w:r w:rsidR="00E65644">
        <w:t xml:space="preserve"> </w:t>
      </w:r>
      <w:r w:rsidR="00C050E6">
        <w:t xml:space="preserve"> </w:t>
      </w:r>
      <w:r w:rsidR="00E65644">
        <w:t>to</w:t>
      </w:r>
      <w:proofErr w:type="gramEnd"/>
      <w:r w:rsidR="00E65644">
        <w:t xml:space="preserve"> the </w:t>
      </w:r>
      <w:r w:rsidR="0074657F">
        <w:t xml:space="preserve">ones for the custom digitizer boards </w:t>
      </w:r>
      <w:r w:rsidR="00E65644">
        <w:t>under development at Illinois ad Pisa Universities. A first version of the L</w:t>
      </w:r>
      <w:r w:rsidR="008F314D">
        <w:t xml:space="preserve">aser </w:t>
      </w:r>
      <w:r w:rsidR="00E65644">
        <w:t xml:space="preserve">calibration </w:t>
      </w:r>
      <w:r w:rsidR="008F314D">
        <w:t xml:space="preserve">system is also used. In Fig.4, a detail of the </w:t>
      </w:r>
      <w:r w:rsidR="00B9073D">
        <w:t xml:space="preserve">distribution system and of the </w:t>
      </w:r>
      <w:r w:rsidR="008F314D">
        <w:t>optical fiber entering in the back</w:t>
      </w:r>
      <w:r w:rsidR="00B9073D">
        <w:t xml:space="preserve"> crystal face is shown. A simplified cooling system has also been used durin</w:t>
      </w:r>
      <w:r w:rsidR="00E65644">
        <w:t>g the test</w:t>
      </w:r>
      <w:r w:rsidR="00B9073D">
        <w:t xml:space="preserve"> </w:t>
      </w:r>
      <w:r w:rsidR="00A862BE">
        <w:t>by flo</w:t>
      </w:r>
      <w:r w:rsidR="009D3549">
        <w:t>wing cold air in the FEE region, this was done only to test the response at constant temperature it was not intended to be the prototype of the cooling system that will be developed in vacuum.</w:t>
      </w:r>
      <w:r w:rsidR="00A862BE">
        <w:t xml:space="preserve"> </w:t>
      </w:r>
      <w:r w:rsidR="00C050E6">
        <w:t>A</w:t>
      </w:r>
      <w:r w:rsidR="00E65644">
        <w:t xml:space="preserve"> </w:t>
      </w:r>
      <w:r w:rsidR="00B9073D">
        <w:t>temperature monitor</w:t>
      </w:r>
      <w:r w:rsidR="00C050E6">
        <w:t>,</w:t>
      </w:r>
      <w:r w:rsidR="00B9073D">
        <w:t xml:space="preserve"> based on a PT</w:t>
      </w:r>
      <w:r w:rsidR="00A862BE">
        <w:t>-</w:t>
      </w:r>
      <w:r w:rsidR="00B9073D">
        <w:t>100 sensor</w:t>
      </w:r>
      <w:r w:rsidR="00C050E6">
        <w:t>, was</w:t>
      </w:r>
      <w:r w:rsidR="00B9073D">
        <w:t xml:space="preserve"> </w:t>
      </w:r>
      <w:r w:rsidR="00E65644">
        <w:t xml:space="preserve">inserted close to the central crystal </w:t>
      </w:r>
      <w:r w:rsidR="00C050E6">
        <w:t>and photo-sensor box.</w:t>
      </w:r>
      <w:r w:rsidR="00E65644">
        <w:t xml:space="preserve"> </w:t>
      </w:r>
    </w:p>
    <w:p w14:paraId="573C5306" w14:textId="4EAF3EC7" w:rsidR="005324F2" w:rsidRDefault="00C050E6" w:rsidP="00966E0B">
      <w:r w:rsidRPr="00C050E6">
        <w:t xml:space="preserve"> </w:t>
      </w:r>
    </w:p>
    <w:p w14:paraId="1A42EA19" w14:textId="19A86101" w:rsidR="00A862BE" w:rsidRDefault="00A862BE" w:rsidP="00966E0B"/>
    <w:p w14:paraId="30A6422C" w14:textId="737C6C5A" w:rsidR="008F314D" w:rsidRDefault="00A862BE" w:rsidP="00966E0B">
      <w:r>
        <w:t xml:space="preserve">A </w:t>
      </w:r>
      <w:r w:rsidR="00431723">
        <w:t>week of data taking was planned for the second week of</w:t>
      </w:r>
      <w:r w:rsidR="00B9073D">
        <w:t xml:space="preserve"> February 2014 at the </w:t>
      </w:r>
      <w:proofErr w:type="spellStart"/>
      <w:r w:rsidR="00B9073D">
        <w:t>Frascati</w:t>
      </w:r>
      <w:proofErr w:type="spellEnd"/>
      <w:r w:rsidR="00B9073D">
        <w:t xml:space="preserve"> BTF faci</w:t>
      </w:r>
      <w:r>
        <w:t>lity by sending e</w:t>
      </w:r>
      <w:r w:rsidRPr="001E1A6E">
        <w:rPr>
          <w:vertAlign w:val="superscript"/>
        </w:rPr>
        <w:t>-</w:t>
      </w:r>
      <w:r w:rsidR="00B9073D">
        <w:t xml:space="preserve"> beams between 100 </w:t>
      </w:r>
      <w:r w:rsidR="00246EBD">
        <w:t>and 300 MeV</w:t>
      </w:r>
      <w:r w:rsidR="00431723">
        <w:t xml:space="preserve">. </w:t>
      </w:r>
      <w:r>
        <w:t>For this test</w:t>
      </w:r>
      <w:r w:rsidR="00535F72">
        <w:t>,</w:t>
      </w:r>
      <w:r w:rsidR="00B9073D">
        <w:t xml:space="preserve"> only 16 crystals were available. </w:t>
      </w:r>
      <w:r w:rsidR="00431723">
        <w:t xml:space="preserve">However, due to a water </w:t>
      </w:r>
      <w:proofErr w:type="gramStart"/>
      <w:r w:rsidR="00431723">
        <w:t>leak ..</w:t>
      </w:r>
      <w:proofErr w:type="gramEnd"/>
      <w:r w:rsidR="00431723">
        <w:t xml:space="preserve"> </w:t>
      </w:r>
      <w:proofErr w:type="gramStart"/>
      <w:r w:rsidR="00431723">
        <w:t>the</w:t>
      </w:r>
      <w:proofErr w:type="gramEnd"/>
      <w:r w:rsidR="00431723">
        <w:t xml:space="preserve"> cooling systems were shut-down and we did not receive any beam. </w:t>
      </w:r>
      <w:r>
        <w:t xml:space="preserve">Another test </w:t>
      </w:r>
      <w:r w:rsidR="00FD1D53">
        <w:t xml:space="preserve">with a complete matrix </w:t>
      </w:r>
      <w:r w:rsidR="001E1A6E">
        <w:t xml:space="preserve">will be </w:t>
      </w:r>
      <w:r w:rsidR="00FD1D53">
        <w:t>carri</w:t>
      </w:r>
      <w:r w:rsidR="00431723">
        <w:t>ed out at BTF at a lat</w:t>
      </w:r>
      <w:r w:rsidR="001E1A6E">
        <w:t>er stage. O</w:t>
      </w:r>
      <w:r w:rsidR="00FD1D53">
        <w:t>ne week of data taking is planned for Mainz in September 2014. In the following sub-section we summarize the first res</w:t>
      </w:r>
      <w:r w:rsidR="00431723">
        <w:t>ults obtained with CR and Laser testing.</w:t>
      </w:r>
    </w:p>
    <w:p w14:paraId="09EDFBD9" w14:textId="5AC3E24B" w:rsidR="00214ECF" w:rsidRDefault="00214ECF" w:rsidP="005324F2">
      <w:pPr>
        <w:rPr>
          <w:noProof/>
          <w:lang w:eastAsia="en-US"/>
        </w:rPr>
      </w:pPr>
      <w:r w:rsidRPr="00A862BE">
        <w:rPr>
          <w:noProof/>
          <w:lang w:eastAsia="en-US"/>
        </w:rPr>
        <w:drawing>
          <wp:anchor distT="0" distB="0" distL="114300" distR="114300" simplePos="0" relativeHeight="251680768" behindDoc="0" locked="0" layoutInCell="1" allowOverlap="1" wp14:anchorId="4A9D9CD9" wp14:editId="6BEA4E14">
            <wp:simplePos x="0" y="0"/>
            <wp:positionH relativeFrom="column">
              <wp:posOffset>-62865</wp:posOffset>
            </wp:positionH>
            <wp:positionV relativeFrom="paragraph">
              <wp:posOffset>421640</wp:posOffset>
            </wp:positionV>
            <wp:extent cx="5486400" cy="2045335"/>
            <wp:effectExtent l="0" t="0" r="0" b="12065"/>
            <wp:wrapSquare wrapText="bothSides"/>
            <wp:docPr id="14" name="Picture 6" descr="DSC_38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SC_3898.JPG"/>
                    <pic:cNvPicPr>
                      <a:picLocks noChangeAspect="1"/>
                    </pic:cNvPicPr>
                  </pic:nvPicPr>
                  <pic:blipFill rotWithShape="1">
                    <a:blip r:embed="rId15" cstate="email">
                      <a:extLst>
                        <a:ext uri="{28A0092B-C50C-407E-A947-70E740481C1C}">
                          <a14:useLocalDpi xmlns:a14="http://schemas.microsoft.com/office/drawing/2010/main" val="0"/>
                        </a:ext>
                      </a:extLst>
                    </a:blip>
                    <a:srcRect l="-1229"/>
                    <a:stretch/>
                  </pic:blipFill>
                  <pic:spPr>
                    <a:xfrm>
                      <a:off x="0" y="0"/>
                      <a:ext cx="5486400" cy="2045335"/>
                    </a:xfrm>
                    <a:prstGeom prst="rect">
                      <a:avLst/>
                    </a:prstGeom>
                  </pic:spPr>
                </pic:pic>
              </a:graphicData>
            </a:graphic>
            <wp14:sizeRelH relativeFrom="page">
              <wp14:pctWidth>0</wp14:pctWidth>
            </wp14:sizeRelH>
            <wp14:sizeRelV relativeFrom="page">
              <wp14:pctHeight>0</wp14:pctHeight>
            </wp14:sizeRelV>
          </wp:anchor>
        </w:drawing>
      </w:r>
    </w:p>
    <w:p w14:paraId="09E35D45" w14:textId="77777777" w:rsidR="00214ECF" w:rsidRDefault="00214ECF" w:rsidP="005324F2">
      <w:pPr>
        <w:rPr>
          <w:noProof/>
          <w:lang w:eastAsia="en-US"/>
        </w:rPr>
      </w:pPr>
    </w:p>
    <w:p w14:paraId="6D19A6D0" w14:textId="27CD332F" w:rsidR="005324F2" w:rsidRPr="00A862BE" w:rsidRDefault="00214ECF" w:rsidP="005324F2">
      <w:r>
        <w:rPr>
          <w:noProof/>
          <w:lang w:eastAsia="en-US"/>
        </w:rPr>
        <mc:AlternateContent>
          <mc:Choice Requires="wps">
            <w:drawing>
              <wp:anchor distT="0" distB="0" distL="114300" distR="114300" simplePos="0" relativeHeight="251673600" behindDoc="0" locked="0" layoutInCell="1" allowOverlap="1" wp14:anchorId="047927E9" wp14:editId="450326B5">
                <wp:simplePos x="0" y="0"/>
                <wp:positionH relativeFrom="column">
                  <wp:posOffset>51435</wp:posOffset>
                </wp:positionH>
                <wp:positionV relativeFrom="paragraph">
                  <wp:posOffset>2301240</wp:posOffset>
                </wp:positionV>
                <wp:extent cx="4914900" cy="287655"/>
                <wp:effectExtent l="0" t="0" r="12700" b="0"/>
                <wp:wrapSquare wrapText="bothSides"/>
                <wp:docPr id="8" name="Text Box 8"/>
                <wp:cNvGraphicFramePr/>
                <a:graphic xmlns:a="http://schemas.openxmlformats.org/drawingml/2006/main">
                  <a:graphicData uri="http://schemas.microsoft.com/office/word/2010/wordprocessingShape">
                    <wps:wsp>
                      <wps:cNvSpPr txBox="1"/>
                      <wps:spPr>
                        <a:xfrm>
                          <a:off x="0" y="0"/>
                          <a:ext cx="49149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7BEFA54" w14:textId="3A3EBBFF" w:rsidR="006362F7" w:rsidRPr="00945E58" w:rsidRDefault="006362F7" w:rsidP="005324F2">
                            <w:pPr>
                              <w:pStyle w:val="Caption"/>
                              <w:rPr>
                                <w:noProof/>
                                <w:lang w:eastAsia="en-US"/>
                              </w:rPr>
                            </w:pPr>
                            <w:r>
                              <w:t xml:space="preserve">Figure </w:t>
                            </w:r>
                            <w:fldSimple w:instr=" STYLEREF 1 \s ">
                              <w:r>
                                <w:rPr>
                                  <w:noProof/>
                                </w:rPr>
                                <w:t>0</w:t>
                              </w:r>
                            </w:fldSimple>
                            <w:r>
                              <w:t>.4 LASER PROTOTYPE SYSTEM IN THE MATRIX</w:t>
                            </w:r>
                            <w:r w:rsidRPr="00945E58">
                              <w:rPr>
                                <w:noProof/>
                                <w:lang w:eastAsia="en-US"/>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28" type="#_x0000_t202" style="position:absolute;left:0;text-align:left;margin-left:4.05pt;margin-top:181.2pt;width:387pt;height:22.6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" stroked="f">
                <v:textbox style="mso-fit-shape-to-text:t" inset="0,0,0,0">
                  <w:txbxContent>
                    <w:p w14:paraId="67BEFA54" w14:textId="3A3EBBFF" w:rsidR="00A809B8" w:rsidRPr="00945E58" w:rsidRDefault="00A809B8" w:rsidP="005324F2">
                      <w:pPr>
                        <w:pStyle w:val="Caption"/>
                        <w:rPr>
                          <w:noProof/>
                          <w:lang w:eastAsia="en-US"/>
                        </w:rPr>
                      </w:pPr>
                      <w:r>
                        <w:t xml:space="preserve">Figure </w:t>
                      </w:r>
                      <w:fldSimple w:instr=" STYLEREF 1 \s ">
                        <w:r>
                          <w:rPr>
                            <w:noProof/>
                          </w:rPr>
                          <w:t>0</w:t>
                        </w:r>
                      </w:fldSimple>
                      <w:r>
                        <w:t>.4 LASER PROTOTYPE SYSTEM IN THE MATRIX</w:t>
                      </w:r>
                      <w:r w:rsidRPr="00945E58">
                        <w:rPr>
                          <w:noProof/>
                          <w:lang w:eastAsia="en-US"/>
                        </w:rPr>
                        <w:t xml:space="preserve"> </w:t>
                      </w:r>
                    </w:p>
                  </w:txbxContent>
                </v:textbox>
                <w10:wrap type="square"/>
              </v:shape>
            </w:pict>
          </mc:Fallback>
        </mc:AlternateContent>
      </w:r>
      <w:r w:rsidR="00A862BE" w:rsidRPr="00A862BE">
        <w:rPr>
          <w:noProof/>
          <w:lang w:eastAsia="en-US"/>
        </w:rPr>
        <w:t xml:space="preserve"> </w:t>
      </w:r>
    </w:p>
    <w:p w14:paraId="16C2395F" w14:textId="77777777" w:rsidR="00214ECF" w:rsidRDefault="00214ECF" w:rsidP="005324F2">
      <w:pPr>
        <w:rPr>
          <w:b/>
          <w:i/>
        </w:rPr>
      </w:pPr>
    </w:p>
    <w:p w14:paraId="341FBEC4" w14:textId="77777777" w:rsidR="00214ECF" w:rsidRDefault="00214ECF" w:rsidP="005324F2">
      <w:pPr>
        <w:rPr>
          <w:b/>
          <w:i/>
        </w:rPr>
      </w:pPr>
    </w:p>
    <w:p w14:paraId="2437C762" w14:textId="70C1AD24" w:rsidR="005324F2" w:rsidRDefault="00431723" w:rsidP="005324F2">
      <w:pPr>
        <w:rPr>
          <w:b/>
          <w:i/>
        </w:rPr>
      </w:pPr>
      <w:r>
        <w:rPr>
          <w:b/>
          <w:i/>
        </w:rPr>
        <w:t>Calibration with Laser</w:t>
      </w:r>
    </w:p>
    <w:p w14:paraId="77C75AA7" w14:textId="77777777" w:rsidR="006362F7" w:rsidRDefault="006362F7" w:rsidP="005324F2">
      <w:pPr>
        <w:rPr>
          <w:b/>
          <w:i/>
        </w:rPr>
      </w:pPr>
    </w:p>
    <w:p w14:paraId="35EDC010" w14:textId="77777777" w:rsidR="006362F7" w:rsidRDefault="006362F7" w:rsidP="005324F2">
      <w:pPr>
        <w:rPr>
          <w:b/>
          <w:i/>
        </w:rPr>
      </w:pPr>
    </w:p>
    <w:p w14:paraId="7CEE0857" w14:textId="77777777" w:rsidR="006362F7" w:rsidRDefault="006362F7" w:rsidP="005324F2">
      <w:pPr>
        <w:rPr>
          <w:b/>
          <w:i/>
        </w:rPr>
      </w:pPr>
    </w:p>
    <w:p w14:paraId="52C2EC56" w14:textId="77777777" w:rsidR="006362F7" w:rsidRDefault="006362F7" w:rsidP="005324F2">
      <w:pPr>
        <w:rPr>
          <w:b/>
          <w:i/>
        </w:rPr>
      </w:pPr>
    </w:p>
    <w:p w14:paraId="1AF18D77" w14:textId="77777777" w:rsidR="006362F7" w:rsidRDefault="006362F7" w:rsidP="005324F2">
      <w:pPr>
        <w:rPr>
          <w:b/>
          <w:i/>
        </w:rPr>
      </w:pPr>
    </w:p>
    <w:p w14:paraId="3FCCC920" w14:textId="77777777" w:rsidR="006362F7" w:rsidRDefault="006362F7" w:rsidP="005324F2">
      <w:pPr>
        <w:rPr>
          <w:b/>
          <w:i/>
        </w:rPr>
      </w:pPr>
    </w:p>
    <w:p w14:paraId="2E4CA1A0" w14:textId="77777777" w:rsidR="006362F7" w:rsidRDefault="006362F7" w:rsidP="005324F2">
      <w:pPr>
        <w:rPr>
          <w:b/>
          <w:i/>
        </w:rPr>
      </w:pPr>
    </w:p>
    <w:p w14:paraId="4CE1382A" w14:textId="77777777" w:rsidR="006362F7" w:rsidRDefault="006362F7" w:rsidP="005324F2">
      <w:pPr>
        <w:rPr>
          <w:b/>
          <w:i/>
        </w:rPr>
      </w:pPr>
    </w:p>
    <w:p w14:paraId="77347035" w14:textId="77777777" w:rsidR="006362F7" w:rsidRDefault="006362F7" w:rsidP="005324F2">
      <w:pPr>
        <w:rPr>
          <w:b/>
          <w:i/>
        </w:rPr>
      </w:pPr>
    </w:p>
    <w:p w14:paraId="31C19000" w14:textId="77777777" w:rsidR="006362F7" w:rsidRDefault="006362F7" w:rsidP="005324F2">
      <w:pPr>
        <w:rPr>
          <w:b/>
          <w:i/>
        </w:rPr>
      </w:pPr>
    </w:p>
    <w:p w14:paraId="69BE1575" w14:textId="77777777" w:rsidR="006362F7" w:rsidRDefault="006362F7" w:rsidP="005324F2">
      <w:pPr>
        <w:rPr>
          <w:b/>
          <w:i/>
        </w:rPr>
      </w:pPr>
    </w:p>
    <w:p w14:paraId="3C4A11F4" w14:textId="77777777" w:rsidR="006362F7" w:rsidRDefault="006362F7" w:rsidP="005324F2">
      <w:pPr>
        <w:rPr>
          <w:b/>
          <w:i/>
        </w:rPr>
      </w:pPr>
    </w:p>
    <w:p w14:paraId="7EDC9EB6" w14:textId="77777777" w:rsidR="00431723" w:rsidRDefault="00431723" w:rsidP="005324F2">
      <w:pPr>
        <w:rPr>
          <w:b/>
          <w:i/>
        </w:rPr>
      </w:pPr>
    </w:p>
    <w:p w14:paraId="009F9F6D" w14:textId="77777777" w:rsidR="006362F7" w:rsidRDefault="006362F7" w:rsidP="005324F2">
      <w:pPr>
        <w:rPr>
          <w:b/>
          <w:i/>
        </w:rPr>
      </w:pPr>
    </w:p>
    <w:p w14:paraId="06B3CDA7" w14:textId="77777777" w:rsidR="006362F7" w:rsidRDefault="006362F7" w:rsidP="005324F2">
      <w:pPr>
        <w:rPr>
          <w:b/>
          <w:i/>
        </w:rPr>
      </w:pPr>
    </w:p>
    <w:p w14:paraId="591FEA47" w14:textId="38E415AC" w:rsidR="006362F7" w:rsidRDefault="003A4299" w:rsidP="005324F2">
      <w:pPr>
        <w:rPr>
          <w:b/>
          <w:i/>
        </w:rPr>
      </w:pPr>
      <w:r>
        <w:rPr>
          <w:noProof/>
          <w:lang w:eastAsia="en-US"/>
        </w:rPr>
        <mc:AlternateContent>
          <mc:Choice Requires="wps">
            <w:drawing>
              <wp:anchor distT="0" distB="0" distL="114300" distR="114300" simplePos="0" relativeHeight="251694080" behindDoc="0" locked="0" layoutInCell="1" allowOverlap="1" wp14:anchorId="1CF0074C" wp14:editId="6D995D45">
                <wp:simplePos x="0" y="0"/>
                <wp:positionH relativeFrom="column">
                  <wp:posOffset>51435</wp:posOffset>
                </wp:positionH>
                <wp:positionV relativeFrom="paragraph">
                  <wp:posOffset>2459990</wp:posOffset>
                </wp:positionV>
                <wp:extent cx="5029200" cy="171450"/>
                <wp:effectExtent l="0" t="0" r="0" b="6350"/>
                <wp:wrapSquare wrapText="bothSides"/>
                <wp:docPr id="21" name="Text Box 21"/>
                <wp:cNvGraphicFramePr/>
                <a:graphic xmlns:a="http://schemas.openxmlformats.org/drawingml/2006/main">
                  <a:graphicData uri="http://schemas.microsoft.com/office/word/2010/wordprocessingShape">
                    <wps:wsp>
                      <wps:cNvSpPr txBox="1"/>
                      <wps:spPr>
                        <a:xfrm>
                          <a:off x="0" y="0"/>
                          <a:ext cx="5029200" cy="171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6CFD657" w14:textId="62AF7E03" w:rsidR="003A4299" w:rsidRPr="007E388F" w:rsidRDefault="003A4299" w:rsidP="003A4299">
                            <w:pPr>
                              <w:pStyle w:val="Caption"/>
                              <w:rPr>
                                <w:b/>
                                <w:i/>
                                <w:noProof/>
                                <w:lang w:eastAsia="en-US"/>
                              </w:rPr>
                            </w:pPr>
                            <w:proofErr w:type="gramStart"/>
                            <w:r>
                              <w:t xml:space="preserve">Figure </w:t>
                            </w:r>
                            <w:fldSimple w:instr=" STYLEREF 1 \s ">
                              <w:r>
                                <w:rPr>
                                  <w:noProof/>
                                </w:rPr>
                                <w:t>0</w:t>
                              </w:r>
                            </w:fldSimple>
                            <w:r>
                              <w:t>.</w:t>
                            </w:r>
                            <w:proofErr w:type="gramEnd"/>
                            <w:fldSimple w:instr=" SEQ Figure \* ARABIC \s 1 ">
                              <w:r>
                                <w:rPr>
                                  <w:noProof/>
                                </w:rPr>
                                <w:t>1</w:t>
                              </w:r>
                            </w:fldSimple>
                            <w:r>
                              <w:t xml:space="preserve"> Laser Pulses (Left), Peak and Sigma from </w:t>
                            </w:r>
                            <w:proofErr w:type="spellStart"/>
                            <w:r>
                              <w:t>gaus</w:t>
                            </w:r>
                            <w:proofErr w:type="spellEnd"/>
                            <w:r>
                              <w:t xml:space="preserve"> fit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9" type="#_x0000_t202" style="position:absolute;left:0;text-align:left;margin-left:4.05pt;margin-top:193.7pt;width:396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" stroked="f">
                <v:textbox inset="0,0,0,0">
                  <w:txbxContent>
                    <w:p w14:paraId="56CFD657" w14:textId="62AF7E03" w:rsidR="003A4299" w:rsidRPr="007E388F" w:rsidRDefault="003A4299" w:rsidP="003A4299">
                      <w:pPr>
                        <w:pStyle w:val="Caption"/>
                        <w:rPr>
                          <w:b/>
                          <w:i/>
                          <w:noProof/>
                          <w:lang w:eastAsia="en-US"/>
                        </w:rPr>
                      </w:pPr>
                      <w:proofErr w:type="gramStart"/>
                      <w:r>
                        <w:t xml:space="preserve">Figure </w:t>
                      </w:r>
                      <w:fldSimple w:instr=" STYLEREF 1 \s ">
                        <w:r>
                          <w:rPr>
                            <w:noProof/>
                          </w:rPr>
                          <w:t>0</w:t>
                        </w:r>
                      </w:fldSimple>
                      <w:r>
                        <w:t>.</w:t>
                      </w:r>
                      <w:proofErr w:type="gramEnd"/>
                      <w:fldSimple w:instr=" SEQ Figure \* ARABIC \s 1 ">
                        <w:r>
                          <w:rPr>
                            <w:noProof/>
                          </w:rPr>
                          <w:t>1</w:t>
                        </w:r>
                      </w:fldSimple>
                      <w:r>
                        <w:t xml:space="preserve"> Laser Pulses (Left), Peak and Sigma from </w:t>
                      </w:r>
                      <w:proofErr w:type="spellStart"/>
                      <w:r>
                        <w:t>gaus</w:t>
                      </w:r>
                      <w:proofErr w:type="spellEnd"/>
                      <w:r>
                        <w:t xml:space="preserve"> fit (right)</w:t>
                      </w:r>
                    </w:p>
                  </w:txbxContent>
                </v:textbox>
                <w10:wrap type="square"/>
              </v:shape>
            </w:pict>
          </mc:Fallback>
        </mc:AlternateContent>
      </w:r>
      <w:r>
        <w:rPr>
          <w:b/>
          <w:i/>
          <w:noProof/>
          <w:lang w:eastAsia="en-US"/>
        </w:rPr>
        <w:drawing>
          <wp:anchor distT="0" distB="0" distL="114300" distR="114300" simplePos="0" relativeHeight="251691008" behindDoc="0" locked="0" layoutInCell="1" allowOverlap="1" wp14:anchorId="102B7F19" wp14:editId="3D3BB406">
            <wp:simplePos x="0" y="0"/>
            <wp:positionH relativeFrom="column">
              <wp:posOffset>2908935</wp:posOffset>
            </wp:positionH>
            <wp:positionV relativeFrom="paragraph">
              <wp:posOffset>2540</wp:posOffset>
            </wp:positionV>
            <wp:extent cx="2289175" cy="2400300"/>
            <wp:effectExtent l="0" t="0" r="0" b="127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Summary.jpg"/>
                    <pic:cNvPicPr/>
                  </pic:nvPicPr>
                  <pic:blipFill rotWithShape="1">
                    <a:blip r:embed="rId16">
                      <a:extLst>
                        <a:ext uri="{28A0092B-C50C-407E-A947-70E740481C1C}">
                          <a14:useLocalDpi xmlns:a14="http://schemas.microsoft.com/office/drawing/2010/main" val="0"/>
                        </a:ext>
                      </a:extLst>
                    </a:blip>
                    <a:srcRect l="4384" t="2640" r="7787" b="1677"/>
                    <a:stretch/>
                  </pic:blipFill>
                  <pic:spPr bwMode="auto">
                    <a:xfrm>
                      <a:off x="0" y="0"/>
                      <a:ext cx="2289175"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A4299">
        <w:rPr>
          <w:b/>
          <w:i/>
          <w:noProof/>
          <w:lang w:eastAsia="en-US"/>
        </w:rPr>
        <w:drawing>
          <wp:anchor distT="0" distB="0" distL="114300" distR="114300" simplePos="0" relativeHeight="251692032" behindDoc="0" locked="0" layoutInCell="1" allowOverlap="1" wp14:anchorId="71DD50E3" wp14:editId="4FED42DC">
            <wp:simplePos x="0" y="0"/>
            <wp:positionH relativeFrom="column">
              <wp:posOffset>51435</wp:posOffset>
            </wp:positionH>
            <wp:positionV relativeFrom="paragraph">
              <wp:posOffset>-111760</wp:posOffset>
            </wp:positionV>
            <wp:extent cx="2673985" cy="2514600"/>
            <wp:effectExtent l="0" t="0" r="0" b="0"/>
            <wp:wrapSquare wrapText="bothSides"/>
            <wp:docPr id="24580" name="Content Placeholder 8" descr="Laser.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580" name="Content Placeholder 8" descr="Laser.jpg"/>
                    <pic:cNvPicPr>
                      <a:picLocks noGrp="1" noChangeAspect="1"/>
                    </pic:cNvPicPr>
                  </pic:nvPicPr>
                  <pic:blipFill rotWithShape="1">
                    <a:blip r:embed="rId17">
                      <a:extLst>
                        <a:ext uri="{28A0092B-C50C-407E-A947-70E740481C1C}">
                          <a14:useLocalDpi xmlns:a14="http://schemas.microsoft.com/office/drawing/2010/main" val="0"/>
                        </a:ext>
                      </a:extLst>
                    </a:blip>
                    <a:srcRect l="-126" t="727" r="-1358" b="851"/>
                    <a:stretch/>
                  </pic:blipFill>
                  <pic:spPr bwMode="auto">
                    <a:xfrm>
                      <a:off x="0" y="0"/>
                      <a:ext cx="2673985" cy="25146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p>
    <w:p w14:paraId="511C3630" w14:textId="4257AFDF" w:rsidR="00431723" w:rsidRDefault="00431723" w:rsidP="005324F2">
      <w:pPr>
        <w:rPr>
          <w:b/>
          <w:i/>
        </w:rPr>
      </w:pPr>
      <w:r>
        <w:rPr>
          <w:b/>
          <w:i/>
        </w:rPr>
        <w:t xml:space="preserve">Calibration with </w:t>
      </w:r>
      <w:proofErr w:type="spellStart"/>
      <w:r>
        <w:rPr>
          <w:b/>
          <w:i/>
        </w:rPr>
        <w:t>Cosmics</w:t>
      </w:r>
      <w:proofErr w:type="spellEnd"/>
    </w:p>
    <w:p w14:paraId="3CD74A2F" w14:textId="628C835D" w:rsidR="00FD1D53" w:rsidRDefault="00FD1D53" w:rsidP="005324F2">
      <w:pPr>
        <w:rPr>
          <w:b/>
          <w:i/>
        </w:rPr>
      </w:pPr>
      <w:r>
        <w:t>A cosmic ray setup</w:t>
      </w:r>
      <w:r w:rsidR="00025665">
        <w:t>,</w:t>
      </w:r>
      <w:r>
        <w:t xml:space="preserve"> constituted by two NE</w:t>
      </w:r>
      <w:r w:rsidR="00A809B8">
        <w:t>-</w:t>
      </w:r>
      <w:r>
        <w:t xml:space="preserve">110 plastic </w:t>
      </w:r>
      <w:r w:rsidR="00025665">
        <w:t xml:space="preserve">slab </w:t>
      </w:r>
      <w:r>
        <w:t xml:space="preserve">scintillators </w:t>
      </w:r>
      <w:r w:rsidR="00025665">
        <w:t>(</w:t>
      </w:r>
      <w:r w:rsidR="00A809B8">
        <w:t>5</w:t>
      </w:r>
      <w:r w:rsidR="00025665">
        <w:t>0</w:t>
      </w:r>
      <w:r w:rsidR="00A809B8">
        <w:t>x5</w:t>
      </w:r>
      <w:r w:rsidR="00025665">
        <w:t>0</w:t>
      </w:r>
      <w:r w:rsidR="00A809B8">
        <w:t>x20</w:t>
      </w:r>
      <w:r w:rsidR="00025665">
        <w:t>0 m</w:t>
      </w:r>
      <w:r w:rsidR="00A809B8">
        <w:t>m</w:t>
      </w:r>
      <w:r w:rsidR="00A809B8" w:rsidRPr="00025665">
        <w:rPr>
          <w:vertAlign w:val="superscript"/>
        </w:rPr>
        <w:t>3</w:t>
      </w:r>
      <w:r w:rsidR="00025665">
        <w:t xml:space="preserve">) </w:t>
      </w:r>
      <w:r w:rsidR="00A809B8">
        <w:t>positioned one above</w:t>
      </w:r>
      <w:r>
        <w:t xml:space="preserve"> and one below the matrix prototype</w:t>
      </w:r>
      <w:r w:rsidR="00025665">
        <w:t xml:space="preserve">, has been used to test and calibrate the prototype by triggering on the counters. </w:t>
      </w:r>
      <w:r>
        <w:t>Two days of continuous data taking were carried out by monitoring continuously a</w:t>
      </w:r>
      <w:r w:rsidR="00025665">
        <w:t>lso the APD gain, set to 50</w:t>
      </w:r>
      <w:proofErr w:type="gramStart"/>
      <w:r w:rsidR="00025665">
        <w:t>,  when</w:t>
      </w:r>
      <w:proofErr w:type="gramEnd"/>
      <w:r w:rsidR="00025665">
        <w:t xml:space="preserve"> firing the L</w:t>
      </w:r>
      <w:r>
        <w:t xml:space="preserve">aser </w:t>
      </w:r>
      <w:r w:rsidR="00025665">
        <w:t>calibration system at</w:t>
      </w:r>
      <w:r>
        <w:t xml:space="preserve"> 1 Hz</w:t>
      </w:r>
      <w:r w:rsidR="00025665">
        <w:t xml:space="preserve"> rate</w:t>
      </w:r>
      <w:r>
        <w:t xml:space="preserve">. In Fig.5, the distributions of the noise and the </w:t>
      </w:r>
      <w:r w:rsidR="00025665">
        <w:t xml:space="preserve">shape of the </w:t>
      </w:r>
      <w:r>
        <w:t>minimum ioni</w:t>
      </w:r>
      <w:r w:rsidR="00025665">
        <w:t>zing peak</w:t>
      </w:r>
      <w:r w:rsidR="00DB1C79">
        <w:t>, MIP</w:t>
      </w:r>
      <w:proofErr w:type="gramStart"/>
      <w:r w:rsidR="00DB1C79">
        <w:t xml:space="preserve">, </w:t>
      </w:r>
      <w:r w:rsidR="00025665">
        <w:t xml:space="preserve"> for</w:t>
      </w:r>
      <w:proofErr w:type="gramEnd"/>
      <w:r w:rsidR="00025665">
        <w:t xml:space="preserve"> the 16 channels are</w:t>
      </w:r>
      <w:r>
        <w:t xml:space="preserve"> </w:t>
      </w:r>
      <w:r w:rsidR="00025665">
        <w:t xml:space="preserve">shown. The noise has </w:t>
      </w:r>
      <w:proofErr w:type="gramStart"/>
      <w:r w:rsidR="00025665">
        <w:t xml:space="preserve">a </w:t>
      </w:r>
      <w:r w:rsidR="00DB1C79">
        <w:t xml:space="preserve"> Gaussian</w:t>
      </w:r>
      <w:proofErr w:type="gramEnd"/>
      <w:r w:rsidR="0037265F">
        <w:t xml:space="preserve"> shape</w:t>
      </w:r>
      <w:r w:rsidR="00DB1C79">
        <w:t xml:space="preserve"> with 1 </w:t>
      </w:r>
      <w:proofErr w:type="spellStart"/>
      <w:r w:rsidR="00DB1C79">
        <w:t>pC</w:t>
      </w:r>
      <w:proofErr w:type="spellEnd"/>
      <w:r w:rsidR="00DB1C79">
        <w:t xml:space="preserve"> </w:t>
      </w:r>
      <w:proofErr w:type="spellStart"/>
      <w:r w:rsidR="00DB1C79">
        <w:t>r.m.s</w:t>
      </w:r>
      <w:proofErr w:type="spellEnd"/>
      <w:r w:rsidR="00DB1C79">
        <w:t xml:space="preserve">., </w:t>
      </w:r>
      <w:r w:rsidR="008D2845">
        <w:t xml:space="preserve">while the MIP </w:t>
      </w:r>
      <w:r w:rsidR="00A809B8">
        <w:t xml:space="preserve">peak </w:t>
      </w:r>
      <w:r w:rsidR="008D2845">
        <w:t xml:space="preserve">corresponds to around 200 </w:t>
      </w:r>
      <w:proofErr w:type="spellStart"/>
      <w:r w:rsidR="008D2845">
        <w:t>pC</w:t>
      </w:r>
      <w:proofErr w:type="spellEnd"/>
      <w:r w:rsidR="008D2845">
        <w:t xml:space="preserve"> thus providing a equivalent</w:t>
      </w:r>
      <w:r w:rsidR="00A809B8">
        <w:t xml:space="preserve"> noise of </w:t>
      </w:r>
      <w:r w:rsidR="0037265F">
        <w:t xml:space="preserve">~ </w:t>
      </w:r>
      <w:r w:rsidR="00A809B8">
        <w:t xml:space="preserve">150 </w:t>
      </w:r>
      <w:proofErr w:type="spellStart"/>
      <w:r w:rsidR="00A809B8">
        <w:t>keV</w:t>
      </w:r>
      <w:proofErr w:type="spellEnd"/>
      <w:r w:rsidR="00A809B8">
        <w:t xml:space="preserve">/channel. The </w:t>
      </w:r>
      <w:r w:rsidR="0037265F">
        <w:sym w:font="Symbol" w:char="F044"/>
      </w:r>
      <w:r w:rsidR="00A809B8">
        <w:t xml:space="preserve">T distribution for </w:t>
      </w:r>
      <w:proofErr w:type="spellStart"/>
      <w:r w:rsidR="00A809B8">
        <w:t>cosmics</w:t>
      </w:r>
      <w:proofErr w:type="spellEnd"/>
      <w:r w:rsidR="00A809B8">
        <w:t xml:space="preserve">, between two crossed cells, </w:t>
      </w:r>
      <w:r w:rsidR="008D2845">
        <w:t xml:space="preserve">is consistent with a </w:t>
      </w:r>
      <w:r w:rsidR="0037265F">
        <w:t>Gaussian distribution of width 180 ps.</w:t>
      </w:r>
    </w:p>
    <w:p w14:paraId="2A45AEF0" w14:textId="5C5BE213" w:rsidR="00FD1D53" w:rsidRDefault="003A4299" w:rsidP="005324F2">
      <w:pPr>
        <w:rPr>
          <w:b/>
          <w:i/>
        </w:rPr>
      </w:pPr>
      <w:bookmarkStart w:id="9" w:name="_GoBack"/>
      <w:r w:rsidRPr="003A4299">
        <w:rPr>
          <w:b/>
          <w:i/>
        </w:rPr>
        <w:drawing>
          <wp:anchor distT="0" distB="0" distL="114300" distR="114300" simplePos="0" relativeHeight="251695104" behindDoc="0" locked="0" layoutInCell="1" allowOverlap="1" wp14:anchorId="0E7978E2" wp14:editId="4BFCDDE6">
            <wp:simplePos x="0" y="0"/>
            <wp:positionH relativeFrom="column">
              <wp:posOffset>1423035</wp:posOffset>
            </wp:positionH>
            <wp:positionV relativeFrom="paragraph">
              <wp:posOffset>158750</wp:posOffset>
            </wp:positionV>
            <wp:extent cx="3429000" cy="3225165"/>
            <wp:effectExtent l="0" t="0" r="0" b="635"/>
            <wp:wrapSquare wrapText="bothSides"/>
            <wp:docPr id="26625" name="Content Placeholder 5" descr="MIPs.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6625" name="Content Placeholder 5" descr="MIPs.jpg"/>
                    <pic:cNvPicPr>
                      <a:picLocks noGrp="1" noChangeAspect="1"/>
                    </pic:cNvPicPr>
                  </pic:nvPicPr>
                  <pic:blipFill rotWithShape="1">
                    <a:blip r:embed="rId18">
                      <a:extLst>
                        <a:ext uri="{28A0092B-C50C-407E-A947-70E740481C1C}">
                          <a14:useLocalDpi xmlns:a14="http://schemas.microsoft.com/office/drawing/2010/main" val="0"/>
                        </a:ext>
                      </a:extLst>
                    </a:blip>
                    <a:srcRect l="-2695" r="-420"/>
                    <a:stretch/>
                  </pic:blipFill>
                  <pic:spPr bwMode="auto">
                    <a:xfrm>
                      <a:off x="0" y="0"/>
                      <a:ext cx="3429000" cy="322516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page">
              <wp14:pctWidth>0</wp14:pctWidth>
            </wp14:sizeRelH>
            <wp14:sizeRelV relativeFrom="page">
              <wp14:pctHeight>0</wp14:pctHeight>
            </wp14:sizeRelV>
          </wp:anchor>
        </w:drawing>
      </w:r>
      <w:bookmarkEnd w:id="9"/>
    </w:p>
    <w:p w14:paraId="1C177F2E" w14:textId="58DAC8F2" w:rsidR="005324F2" w:rsidRDefault="005324F2" w:rsidP="005324F2">
      <w:pPr>
        <w:rPr>
          <w:b/>
          <w:i/>
        </w:rPr>
      </w:pPr>
    </w:p>
    <w:p w14:paraId="1FACADEB" w14:textId="77777777" w:rsidR="00214ECF" w:rsidRDefault="00214ECF" w:rsidP="005324F2">
      <w:pPr>
        <w:rPr>
          <w:b/>
          <w:i/>
        </w:rPr>
      </w:pPr>
    </w:p>
    <w:p w14:paraId="43FAFAE0" w14:textId="79C2B070" w:rsidR="005324F2" w:rsidRDefault="005324F2" w:rsidP="005324F2">
      <w:pPr>
        <w:rPr>
          <w:b/>
          <w:i/>
        </w:rPr>
      </w:pPr>
    </w:p>
    <w:p w14:paraId="0E7737F9" w14:textId="77777777" w:rsidR="005324F2" w:rsidRDefault="005324F2" w:rsidP="005324F2">
      <w:pPr>
        <w:rPr>
          <w:b/>
          <w:i/>
        </w:rPr>
      </w:pPr>
    </w:p>
    <w:p w14:paraId="77424AE6" w14:textId="7958AC0E" w:rsidR="003A4299" w:rsidRDefault="003A4299" w:rsidP="005324F2">
      <w:pPr>
        <w:rPr>
          <w:b/>
          <w:i/>
        </w:rPr>
      </w:pPr>
    </w:p>
    <w:p w14:paraId="45404A52" w14:textId="77777777" w:rsidR="003A4299" w:rsidRDefault="003A4299" w:rsidP="005324F2">
      <w:pPr>
        <w:rPr>
          <w:b/>
          <w:i/>
        </w:rPr>
      </w:pPr>
    </w:p>
    <w:p w14:paraId="4E7013DD" w14:textId="77777777" w:rsidR="003A4299" w:rsidRDefault="003A4299" w:rsidP="005324F2">
      <w:pPr>
        <w:rPr>
          <w:b/>
          <w:i/>
        </w:rPr>
      </w:pPr>
    </w:p>
    <w:p w14:paraId="3CB6EA97" w14:textId="77777777" w:rsidR="003A4299" w:rsidRDefault="003A4299" w:rsidP="005324F2">
      <w:pPr>
        <w:rPr>
          <w:b/>
          <w:i/>
        </w:rPr>
      </w:pPr>
    </w:p>
    <w:p w14:paraId="50526C82" w14:textId="77777777" w:rsidR="003A4299" w:rsidRDefault="003A4299" w:rsidP="005324F2">
      <w:pPr>
        <w:rPr>
          <w:b/>
          <w:i/>
        </w:rPr>
      </w:pPr>
    </w:p>
    <w:p w14:paraId="0519A646" w14:textId="77777777" w:rsidR="003A4299" w:rsidRDefault="003A4299" w:rsidP="005324F2">
      <w:pPr>
        <w:rPr>
          <w:b/>
          <w:i/>
        </w:rPr>
      </w:pPr>
    </w:p>
    <w:p w14:paraId="440C8640" w14:textId="77777777" w:rsidR="003A4299" w:rsidRDefault="003A4299" w:rsidP="005324F2">
      <w:pPr>
        <w:rPr>
          <w:b/>
          <w:i/>
        </w:rPr>
      </w:pPr>
    </w:p>
    <w:p w14:paraId="2F870F48" w14:textId="77777777" w:rsidR="003A4299" w:rsidRDefault="003A4299" w:rsidP="005324F2">
      <w:pPr>
        <w:rPr>
          <w:b/>
          <w:i/>
        </w:rPr>
      </w:pPr>
    </w:p>
    <w:p w14:paraId="6B620250" w14:textId="77777777" w:rsidR="003A4299" w:rsidRDefault="003A4299" w:rsidP="005324F2">
      <w:pPr>
        <w:rPr>
          <w:b/>
          <w:i/>
        </w:rPr>
      </w:pPr>
    </w:p>
    <w:p w14:paraId="29FFAA01" w14:textId="77777777" w:rsidR="003A4299" w:rsidRDefault="003A4299" w:rsidP="005324F2">
      <w:pPr>
        <w:rPr>
          <w:b/>
          <w:i/>
        </w:rPr>
      </w:pPr>
    </w:p>
    <w:p w14:paraId="5029B46A" w14:textId="77777777" w:rsidR="003A4299" w:rsidRDefault="003A4299" w:rsidP="005324F2">
      <w:pPr>
        <w:rPr>
          <w:b/>
          <w:i/>
        </w:rPr>
      </w:pPr>
    </w:p>
    <w:p w14:paraId="6AFB2E5B" w14:textId="77777777" w:rsidR="003A4299" w:rsidRDefault="003A4299" w:rsidP="005324F2">
      <w:pPr>
        <w:rPr>
          <w:b/>
          <w:i/>
        </w:rPr>
      </w:pPr>
    </w:p>
    <w:p w14:paraId="412E4FD2" w14:textId="77777777" w:rsidR="003A4299" w:rsidRDefault="003A4299" w:rsidP="005324F2">
      <w:pPr>
        <w:rPr>
          <w:b/>
          <w:i/>
        </w:rPr>
      </w:pPr>
    </w:p>
    <w:p w14:paraId="0EAB01B5" w14:textId="213CCF81" w:rsidR="005324F2" w:rsidRDefault="00431723" w:rsidP="005324F2">
      <w:pPr>
        <w:rPr>
          <w:b/>
          <w:i/>
        </w:rPr>
      </w:pPr>
      <w:r>
        <w:rPr>
          <w:b/>
          <w:i/>
        </w:rPr>
        <w:t>Determination of noise and coherent noise</w:t>
      </w:r>
    </w:p>
    <w:p w14:paraId="516D43B6" w14:textId="77777777" w:rsidR="005324F2" w:rsidRDefault="005324F2" w:rsidP="005324F2">
      <w:pPr>
        <w:rPr>
          <w:b/>
          <w:i/>
        </w:rPr>
      </w:pPr>
    </w:p>
    <w:p w14:paraId="6A66D650" w14:textId="77777777" w:rsidR="005324F2" w:rsidRDefault="005324F2" w:rsidP="005324F2">
      <w:pPr>
        <w:rPr>
          <w:b/>
          <w:i/>
        </w:rPr>
      </w:pPr>
    </w:p>
    <w:p w14:paraId="0169F89D" w14:textId="77777777" w:rsidR="00246EBD" w:rsidRDefault="00246EBD" w:rsidP="00246EBD"/>
    <w:p w14:paraId="59735907" w14:textId="77777777" w:rsidR="00246EBD" w:rsidRDefault="00246EBD" w:rsidP="00246EBD"/>
    <w:p w14:paraId="392B5203" w14:textId="77777777" w:rsidR="00246EBD" w:rsidRDefault="00246EBD" w:rsidP="00246EBD"/>
    <w:p w14:paraId="4DF614AE" w14:textId="77777777" w:rsidR="00246EBD" w:rsidRDefault="00246EBD" w:rsidP="00246EBD"/>
    <w:p w14:paraId="74843E02" w14:textId="77777777" w:rsidR="00246EBD" w:rsidRDefault="00246EBD" w:rsidP="00246EBD"/>
    <w:p w14:paraId="104BDB06" w14:textId="77777777" w:rsidR="00246EBD" w:rsidRDefault="00246EBD" w:rsidP="00246EBD"/>
    <w:p w14:paraId="491E383E" w14:textId="77777777" w:rsidR="00246EBD" w:rsidRDefault="00246EBD" w:rsidP="00246EBD"/>
    <w:p w14:paraId="27606BCE" w14:textId="77777777" w:rsidR="00246EBD" w:rsidRDefault="00246EBD" w:rsidP="00246EBD"/>
    <w:p w14:paraId="39148A0A" w14:textId="77777777" w:rsidR="00246EBD" w:rsidRDefault="00246EBD" w:rsidP="00246EBD"/>
    <w:p w14:paraId="6400710E" w14:textId="77777777" w:rsidR="00246EBD" w:rsidRDefault="00246EBD" w:rsidP="00246EBD"/>
    <w:p w14:paraId="7FFE149A" w14:textId="77777777" w:rsidR="00246EBD" w:rsidRDefault="00246EBD" w:rsidP="00246EBD"/>
    <w:p w14:paraId="51695513" w14:textId="77777777" w:rsidR="00246EBD" w:rsidRDefault="00246EBD" w:rsidP="00246EBD"/>
    <w:p w14:paraId="2EB6A20B" w14:textId="77777777" w:rsidR="008D2845" w:rsidRDefault="008D2845" w:rsidP="00966E0B">
      <w:pPr>
        <w:rPr>
          <w:b/>
          <w:sz w:val="28"/>
          <w:szCs w:val="28"/>
        </w:rPr>
      </w:pPr>
    </w:p>
    <w:p w14:paraId="082E168D" w14:textId="7D0375BC" w:rsidR="001F0CCB" w:rsidRDefault="001F0CCB" w:rsidP="00966E0B">
      <w:pPr>
        <w:rPr>
          <w:b/>
          <w:sz w:val="28"/>
          <w:szCs w:val="28"/>
        </w:rPr>
      </w:pPr>
      <w:r>
        <w:rPr>
          <w:b/>
          <w:sz w:val="28"/>
          <w:szCs w:val="28"/>
        </w:rPr>
        <w:t>1.6.</w:t>
      </w:r>
      <w:r w:rsidR="008D2845">
        <w:rPr>
          <w:b/>
          <w:sz w:val="28"/>
          <w:szCs w:val="28"/>
        </w:rPr>
        <w:t>2 Measurement of alternative crystals</w:t>
      </w:r>
    </w:p>
    <w:p w14:paraId="021A9DFC" w14:textId="59B5ABC8" w:rsidR="005324F2" w:rsidRDefault="009D3549" w:rsidP="00966E0B">
      <w:r>
        <w:t>The CR and Laser test of our new LYSO prototype have shown that this crystal, together with the large area APD and the developed FEE electronics, were well matching the requirements for the Mu2e calorimeter system. Completion of the beam tests will be carried out before the end of the year (XX at BTF and in September at MAMI) to close this prototyping phase. In the meanwhile, using the gained experience gained, we have started a solid R&amp;D work with the BaF</w:t>
      </w:r>
      <w:r w:rsidRPr="009D3549">
        <w:rPr>
          <w:vertAlign w:val="subscript"/>
        </w:rPr>
        <w:t>2</w:t>
      </w:r>
      <w:r>
        <w:t xml:space="preserve"> and compared its performance with other available crystals. These studies were </w:t>
      </w:r>
      <w:proofErr w:type="gramStart"/>
      <w:r>
        <w:t>based  both</w:t>
      </w:r>
      <w:proofErr w:type="gramEnd"/>
      <w:r>
        <w:t xml:space="preserve"> on source and cosmic rays tests. We are planning to expose these single crystals to an electron beam as soon as we receive a </w:t>
      </w:r>
      <w:proofErr w:type="gramStart"/>
      <w:r>
        <w:t>green-light</w:t>
      </w:r>
      <w:proofErr w:type="gramEnd"/>
      <w:r>
        <w:t xml:space="preserve"> for the schedule.</w:t>
      </w:r>
    </w:p>
    <w:p w14:paraId="52064835" w14:textId="77777777" w:rsidR="009D3549" w:rsidRPr="009D3549" w:rsidRDefault="009D3549" w:rsidP="00966E0B"/>
    <w:p w14:paraId="70AA0FF1" w14:textId="6FF20E5F" w:rsidR="001F0CCB" w:rsidRDefault="005324F2" w:rsidP="00966E0B">
      <w:pPr>
        <w:rPr>
          <w:b/>
          <w:sz w:val="28"/>
          <w:szCs w:val="28"/>
        </w:rPr>
      </w:pPr>
      <w:r>
        <w:rPr>
          <w:b/>
          <w:sz w:val="28"/>
          <w:szCs w:val="28"/>
        </w:rPr>
        <w:t>Measurement with the Source</w:t>
      </w:r>
      <w:r w:rsidR="00D6388C">
        <w:rPr>
          <w:b/>
          <w:sz w:val="28"/>
          <w:szCs w:val="28"/>
        </w:rPr>
        <w:t xml:space="preserve"> and UV extended PMT </w:t>
      </w:r>
    </w:p>
    <w:p w14:paraId="375CF1CA" w14:textId="43D8ABBB" w:rsidR="009D3549" w:rsidRDefault="005324F2" w:rsidP="00966E0B">
      <w:r>
        <w:rPr>
          <w:b/>
          <w:sz w:val="28"/>
          <w:szCs w:val="28"/>
        </w:rPr>
        <w:tab/>
      </w:r>
      <w:r w:rsidR="009D3549">
        <w:t xml:space="preserve">The </w:t>
      </w:r>
      <w:r w:rsidR="003F7DA4">
        <w:t>new (old) baseline BaF2 (</w:t>
      </w:r>
      <w:proofErr w:type="spellStart"/>
      <w:r w:rsidR="009D3549">
        <w:t>Lyso</w:t>
      </w:r>
      <w:proofErr w:type="spellEnd"/>
      <w:r w:rsidR="003F7DA4">
        <w:t>)</w:t>
      </w:r>
      <w:r w:rsidR="009D3549">
        <w:t xml:space="preserve"> and the backup</w:t>
      </w:r>
      <w:r w:rsidR="00315AFC">
        <w:t xml:space="preserve"> alternative</w:t>
      </w:r>
      <w:r w:rsidR="009D3549">
        <w:t xml:space="preserve">, </w:t>
      </w:r>
      <w:proofErr w:type="spellStart"/>
      <w:proofErr w:type="gramStart"/>
      <w:r w:rsidR="009D3549">
        <w:t>CsI</w:t>
      </w:r>
      <w:proofErr w:type="spellEnd"/>
      <w:r w:rsidR="009D3549">
        <w:t>(</w:t>
      </w:r>
      <w:proofErr w:type="gramEnd"/>
      <w:r w:rsidR="009D3549">
        <w:t xml:space="preserve">pure), were all characterized at our QA station. </w:t>
      </w:r>
      <w:r w:rsidR="003F7DA4">
        <w:t xml:space="preserve"> All crystals measured had the same transversal dimension of 3x3 cm</w:t>
      </w:r>
      <w:r w:rsidR="003F7DA4" w:rsidRPr="003F7DA4">
        <w:rPr>
          <w:vertAlign w:val="superscript"/>
        </w:rPr>
        <w:t>2</w:t>
      </w:r>
      <w:r w:rsidR="003F7DA4">
        <w:t>, with different lengths due to the different X</w:t>
      </w:r>
      <w:r w:rsidR="003F7DA4" w:rsidRPr="003F7DA4">
        <w:rPr>
          <w:vertAlign w:val="subscript"/>
        </w:rPr>
        <w:t>0</w:t>
      </w:r>
      <w:r w:rsidR="003F7DA4">
        <w:t xml:space="preserve"> (13 cm </w:t>
      </w:r>
      <w:proofErr w:type="spellStart"/>
      <w:r w:rsidR="003F7DA4">
        <w:t>Lyso</w:t>
      </w:r>
      <w:proofErr w:type="spellEnd"/>
      <w:r w:rsidR="003F7DA4">
        <w:t>, 20 cm BaF2</w:t>
      </w:r>
      <w:proofErr w:type="gramStart"/>
      <w:r w:rsidR="003F7DA4">
        <w:t>,CsI</w:t>
      </w:r>
      <w:proofErr w:type="gramEnd"/>
      <w:r w:rsidR="003F7DA4">
        <w:t xml:space="preserve">). </w:t>
      </w:r>
      <w:r w:rsidR="00315AFC">
        <w:t xml:space="preserve">The measurements </w:t>
      </w:r>
      <w:r w:rsidR="009D3549">
        <w:t xml:space="preserve">were done by means of a </w:t>
      </w:r>
      <w:proofErr w:type="gramStart"/>
      <w:r w:rsidR="009D3549">
        <w:t>Na</w:t>
      </w:r>
      <w:r w:rsidR="009D3549" w:rsidRPr="009D3549">
        <w:rPr>
          <w:vertAlign w:val="superscript"/>
        </w:rPr>
        <w:t>22</w:t>
      </w:r>
      <w:r w:rsidR="009D3549">
        <w:t xml:space="preserve"> </w:t>
      </w:r>
      <w:r w:rsidR="00315AFC">
        <w:t xml:space="preserve"> source</w:t>
      </w:r>
      <w:proofErr w:type="gramEnd"/>
      <w:r w:rsidR="00315AFC">
        <w:t xml:space="preserve"> </w:t>
      </w:r>
      <w:r w:rsidR="009D3549">
        <w:t>scanning the crystals that were readout with a UV-extended PMT (EMI -9813B). Th</w:t>
      </w:r>
      <w:r w:rsidR="003F7DA4">
        <w:t xml:space="preserve">ese tests </w:t>
      </w:r>
      <w:r w:rsidR="00315AFC">
        <w:t>proved that both BaF</w:t>
      </w:r>
      <w:r w:rsidR="00315AFC" w:rsidRPr="00B201F8">
        <w:rPr>
          <w:vertAlign w:val="subscript"/>
        </w:rPr>
        <w:t xml:space="preserve">2 </w:t>
      </w:r>
      <w:r w:rsidR="00315AFC">
        <w:t xml:space="preserve">and the </w:t>
      </w:r>
      <w:proofErr w:type="spellStart"/>
      <w:proofErr w:type="gramStart"/>
      <w:r w:rsidR="00315AFC">
        <w:t>CsI</w:t>
      </w:r>
      <w:proofErr w:type="spellEnd"/>
      <w:r w:rsidR="00315AFC">
        <w:t>(</w:t>
      </w:r>
      <w:proofErr w:type="gramEnd"/>
      <w:r w:rsidR="00315AFC">
        <w:t>pure) crystals from SICCAS</w:t>
      </w:r>
      <w:r w:rsidR="009D3549">
        <w:t xml:space="preserve"> have a reasonable light output. </w:t>
      </w:r>
      <w:r w:rsidR="003F7DA4">
        <w:t>By using a different integration gate for the charge, w</w:t>
      </w:r>
      <w:r w:rsidR="009D3549">
        <w:t xml:space="preserve">e have also determined the contribution </w:t>
      </w:r>
      <w:r w:rsidR="00315AFC">
        <w:t xml:space="preserve">of </w:t>
      </w:r>
      <w:r w:rsidR="009D3549">
        <w:t xml:space="preserve">the fast and slow components and compared those with the expected </w:t>
      </w:r>
      <w:r w:rsidR="003F7DA4">
        <w:t>ones.</w:t>
      </w:r>
    </w:p>
    <w:p w14:paraId="1B637350" w14:textId="05123A24" w:rsidR="005324F2" w:rsidRDefault="003F7DA4" w:rsidP="00966E0B">
      <w:pPr>
        <w:rPr>
          <w:b/>
          <w:sz w:val="28"/>
          <w:szCs w:val="28"/>
        </w:rPr>
      </w:pPr>
      <w:r>
        <w:rPr>
          <w:noProof/>
          <w:lang w:eastAsia="en-US"/>
        </w:rPr>
        <mc:AlternateContent>
          <mc:Choice Requires="wps">
            <w:drawing>
              <wp:anchor distT="0" distB="0" distL="114300" distR="114300" simplePos="0" relativeHeight="251687936" behindDoc="0" locked="0" layoutInCell="1" allowOverlap="1" wp14:anchorId="1B256EFA" wp14:editId="13072F62">
                <wp:simplePos x="0" y="0"/>
                <wp:positionH relativeFrom="column">
                  <wp:posOffset>165735</wp:posOffset>
                </wp:positionH>
                <wp:positionV relativeFrom="paragraph">
                  <wp:posOffset>3649980</wp:posOffset>
                </wp:positionV>
                <wp:extent cx="4114800" cy="28765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114800" cy="2876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DB9838" w14:textId="40FEA136" w:rsidR="006362F7" w:rsidRPr="007A16E0" w:rsidRDefault="006362F7" w:rsidP="003F7DA4">
                            <w:pPr>
                              <w:pStyle w:val="Caption"/>
                              <w:rPr>
                                <w:b/>
                                <w:noProof/>
                                <w:sz w:val="28"/>
                                <w:szCs w:val="28"/>
                                <w:lang w:eastAsia="en-US"/>
                              </w:rPr>
                            </w:pPr>
                            <w:proofErr w:type="gramStart"/>
                            <w:r>
                              <w:t xml:space="preserve">Figure </w:t>
                            </w:r>
                            <w:fldSimple w:instr=" STYLEREF 1 \s ">
                              <w:r>
                                <w:rPr>
                                  <w:noProof/>
                                </w:rPr>
                                <w:t>0</w:t>
                              </w:r>
                            </w:fldSimple>
                            <w:r>
                              <w:t>.</w:t>
                            </w:r>
                            <w:proofErr w:type="gramEnd"/>
                            <w:r>
                              <w:fldChar w:fldCharType="begin"/>
                            </w:r>
                            <w:r>
                              <w:instrText xml:space="preserve"> SEQ Figure \* ARABIC \s 1 </w:instrText>
                            </w:r>
                            <w:r>
                              <w:fldChar w:fldCharType="separate"/>
                            </w:r>
                            <w:r>
                              <w:rPr>
                                <w:noProof/>
                              </w:rPr>
                              <w:t>1</w:t>
                            </w:r>
                            <w:r>
                              <w:fldChar w:fldCharType="end"/>
                            </w:r>
                            <w:r>
                              <w:t xml:space="preserve"> (Left) </w:t>
                            </w:r>
                            <w:proofErr w:type="spellStart"/>
                            <w:r>
                              <w:t>Effi</w:t>
                            </w:r>
                            <w:proofErr w:type="spellEnd"/>
                            <w:r>
                              <w:t>, right (pulse-shape)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7" o:spid="_x0000_s1030" type="#_x0000_t202" style="position:absolute;left:0;text-align:left;margin-left:13.05pt;margin-top:287.4pt;width:324pt;height:22.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" stroked="f">
                <v:textbox style="mso-fit-shape-to-text:t" inset="0,0,0,0">
                  <w:txbxContent>
                    <w:p w14:paraId="1DDB9838" w14:textId="40FEA136" w:rsidR="006362F7" w:rsidRPr="007A16E0" w:rsidRDefault="006362F7" w:rsidP="003F7DA4">
                      <w:pPr>
                        <w:pStyle w:val="Caption"/>
                        <w:rPr>
                          <w:b/>
                          <w:noProof/>
                          <w:sz w:val="28"/>
                          <w:szCs w:val="28"/>
                          <w:lang w:eastAsia="en-US"/>
                        </w:rPr>
                      </w:pPr>
                      <w:proofErr w:type="gramStart"/>
                      <w:r>
                        <w:t xml:space="preserve">Figure </w:t>
                      </w:r>
                      <w:fldSimple w:instr=" STYLEREF 1 \s ">
                        <w:r>
                          <w:rPr>
                            <w:noProof/>
                          </w:rPr>
                          <w:t>0</w:t>
                        </w:r>
                      </w:fldSimple>
                      <w:r>
                        <w:t>.</w:t>
                      </w:r>
                      <w:proofErr w:type="gramEnd"/>
                      <w:r>
                        <w:fldChar w:fldCharType="begin"/>
                      </w:r>
                      <w:r>
                        <w:instrText xml:space="preserve"> SEQ Figure \* ARABIC \s 1 </w:instrText>
                      </w:r>
                      <w:r>
                        <w:fldChar w:fldCharType="separate"/>
                      </w:r>
                      <w:r>
                        <w:rPr>
                          <w:noProof/>
                        </w:rPr>
                        <w:t>1</w:t>
                      </w:r>
                      <w:r>
                        <w:fldChar w:fldCharType="end"/>
                      </w:r>
                      <w:r>
                        <w:t xml:space="preserve"> (Left) </w:t>
                      </w:r>
                      <w:proofErr w:type="spellStart"/>
                      <w:r>
                        <w:t>Effi</w:t>
                      </w:r>
                      <w:proofErr w:type="spellEnd"/>
                      <w:r>
                        <w:t>, right (pulse-shape)</w:t>
                      </w:r>
                    </w:p>
                  </w:txbxContent>
                </v:textbox>
                <w10:wrap type="square"/>
              </v:shape>
            </w:pict>
          </mc:Fallback>
        </mc:AlternateContent>
      </w:r>
      <w:r>
        <w:rPr>
          <w:b/>
          <w:noProof/>
          <w:sz w:val="28"/>
          <w:szCs w:val="28"/>
          <w:lang w:eastAsia="en-US"/>
        </w:rPr>
        <w:drawing>
          <wp:anchor distT="0" distB="0" distL="114300" distR="114300" simplePos="0" relativeHeight="251685888" behindDoc="0" locked="0" layoutInCell="1" allowOverlap="1" wp14:anchorId="7EA458C8" wp14:editId="678228AA">
            <wp:simplePos x="0" y="0"/>
            <wp:positionH relativeFrom="column">
              <wp:posOffset>2680335</wp:posOffset>
            </wp:positionH>
            <wp:positionV relativeFrom="paragraph">
              <wp:posOffset>1932940</wp:posOffset>
            </wp:positionV>
            <wp:extent cx="2567305" cy="1600200"/>
            <wp:effectExtent l="0" t="0" r="0" b="0"/>
            <wp:wrapSquare wrapText="bothSides"/>
            <wp:docPr id="6" name="Picture 6" descr="Macintosh HD:Users:miscetti:Desktop:CSI_BAF2-SOURCE:root:BAF2_on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scetti:Desktop:CSI_BAF2-SOURCE:root:BAF2_onda.gif"/>
                    <pic:cNvPicPr>
                      <a:picLocks noChangeAspect="1" noChangeArrowheads="1"/>
                    </pic:cNvPicPr>
                  </pic:nvPicPr>
                  <pic:blipFill rotWithShape="1">
                    <a:blip r:embed="rId19">
                      <a:extLst>
                        <a:ext uri="{28A0092B-C50C-407E-A947-70E740481C1C}">
                          <a14:useLocalDpi xmlns:a14="http://schemas.microsoft.com/office/drawing/2010/main" val="0"/>
                        </a:ext>
                      </a:extLst>
                    </a:blip>
                    <a:srcRect t="8130"/>
                    <a:stretch/>
                  </pic:blipFill>
                  <pic:spPr bwMode="auto">
                    <a:xfrm>
                      <a:off x="0" y="0"/>
                      <a:ext cx="2567305" cy="1600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8"/>
          <w:lang w:eastAsia="en-US"/>
        </w:rPr>
        <w:drawing>
          <wp:anchor distT="0" distB="0" distL="114300" distR="114300" simplePos="0" relativeHeight="251684864" behindDoc="0" locked="0" layoutInCell="1" allowOverlap="1" wp14:anchorId="3238E7B0" wp14:editId="274D301A">
            <wp:simplePos x="0" y="0"/>
            <wp:positionH relativeFrom="column">
              <wp:posOffset>280035</wp:posOffset>
            </wp:positionH>
            <wp:positionV relativeFrom="paragraph">
              <wp:posOffset>1932940</wp:posOffset>
            </wp:positionV>
            <wp:extent cx="2286000" cy="1547495"/>
            <wp:effectExtent l="0" t="0" r="0" b="1905"/>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54749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AFC">
        <w:t xml:space="preserve">In order </w:t>
      </w:r>
      <w:r>
        <w:t>to avoid problems, the test of the</w:t>
      </w:r>
      <w:r w:rsidR="00315AFC">
        <w:t xml:space="preserve"> </w:t>
      </w:r>
      <w:proofErr w:type="spellStart"/>
      <w:proofErr w:type="gramStart"/>
      <w:r w:rsidR="00315AFC">
        <w:t>CsI</w:t>
      </w:r>
      <w:proofErr w:type="spellEnd"/>
      <w:r>
        <w:t>(</w:t>
      </w:r>
      <w:proofErr w:type="gramEnd"/>
      <w:r>
        <w:t>pure)</w:t>
      </w:r>
      <w:r w:rsidR="00315AFC">
        <w:t xml:space="preserve"> was done in a clean room with a 33% humidity controlled environment.</w:t>
      </w:r>
      <w:r>
        <w:t xml:space="preserve"> All crystals were wrapped with reasonable reflective /diffusive material such as Teflon (for the BaF2), ESR-3M for the LYSO and </w:t>
      </w:r>
      <w:proofErr w:type="spellStart"/>
      <w:r>
        <w:t>CsI</w:t>
      </w:r>
      <w:proofErr w:type="spellEnd"/>
      <w:r>
        <w:t xml:space="preserve">. In the </w:t>
      </w:r>
      <w:proofErr w:type="spellStart"/>
      <w:r>
        <w:t>LYSo</w:t>
      </w:r>
      <w:proofErr w:type="spellEnd"/>
      <w:r>
        <w:t xml:space="preserve"> and CSI case, we tested also the effect of a standard optical grease with good efficiency down to 300 nm such as the BC-630 and the </w:t>
      </w:r>
      <w:proofErr w:type="gramStart"/>
      <w:r>
        <w:t>BX ..</w:t>
      </w:r>
      <w:proofErr w:type="gramEnd"/>
      <w:r>
        <w:t xml:space="preserve"> In the BaF2 case, we have not yet in our hand the right grease (DC </w:t>
      </w:r>
      <w:proofErr w:type="gramStart"/>
      <w:r>
        <w:t>200 …)</w:t>
      </w:r>
      <w:proofErr w:type="gramEnd"/>
      <w:r>
        <w:t xml:space="preserve">. </w:t>
      </w:r>
      <w:r w:rsidR="00315AFC">
        <w:t xml:space="preserve"> A vacuum bag has been used to encapsulate the crystal when not under measurement.</w:t>
      </w:r>
      <w:r>
        <w:t xml:space="preserve"> In </w:t>
      </w:r>
      <w:proofErr w:type="spellStart"/>
      <w:r>
        <w:t>Fig.XX</w:t>
      </w:r>
      <w:proofErr w:type="spellEnd"/>
      <w:r>
        <w:t xml:space="preserve">, the distribution of the quantum efficiency for the EMI09813B is shown, while in </w:t>
      </w:r>
      <w:proofErr w:type="spellStart"/>
      <w:proofErr w:type="gramStart"/>
      <w:r>
        <w:t>Fig.XX.right</w:t>
      </w:r>
      <w:proofErr w:type="spellEnd"/>
      <w:r>
        <w:t xml:space="preserve">  an</w:t>
      </w:r>
      <w:proofErr w:type="gramEnd"/>
      <w:r>
        <w:t xml:space="preserve"> example of the pulse shape is shown for the BaF2 sample. </w:t>
      </w:r>
    </w:p>
    <w:p w14:paraId="0E021AC2" w14:textId="23CDF8E6" w:rsidR="00D6388C" w:rsidRDefault="00EF0972" w:rsidP="00966E0B">
      <w:pPr>
        <w:rPr>
          <w:b/>
          <w:sz w:val="28"/>
          <w:szCs w:val="28"/>
        </w:rPr>
      </w:pPr>
      <w:r>
        <w:rPr>
          <w:b/>
          <w:noProof/>
          <w:sz w:val="28"/>
          <w:szCs w:val="28"/>
          <w:lang w:eastAsia="en-US"/>
        </w:rPr>
        <w:drawing>
          <wp:anchor distT="0" distB="0" distL="114300" distR="114300" simplePos="0" relativeHeight="251689984" behindDoc="0" locked="0" layoutInCell="1" allowOverlap="1" wp14:anchorId="712B6899" wp14:editId="3191AAE8">
            <wp:simplePos x="0" y="0"/>
            <wp:positionH relativeFrom="column">
              <wp:posOffset>2680335</wp:posOffset>
            </wp:positionH>
            <wp:positionV relativeFrom="paragraph">
              <wp:posOffset>-226060</wp:posOffset>
            </wp:positionV>
            <wp:extent cx="2739390" cy="1714500"/>
            <wp:effectExtent l="0" t="0" r="3810" b="12700"/>
            <wp:wrapSquare wrapText="bothSides"/>
            <wp:docPr id="17" name="Picture 17" descr="Macintosh HD:Users:miscetti:Desktop:CSI_BAF2-SOURCE:root:LYSO_on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iscetti:Desktop:CSI_BAF2-SOURCE:root:LYSO_onda.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7746"/>
                    <a:stretch/>
                  </pic:blipFill>
                  <pic:spPr bwMode="auto">
                    <a:xfrm>
                      <a:off x="0" y="0"/>
                      <a:ext cx="273939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sz w:val="28"/>
          <w:szCs w:val="28"/>
          <w:lang w:eastAsia="en-US"/>
        </w:rPr>
        <w:drawing>
          <wp:anchor distT="0" distB="0" distL="114300" distR="114300" simplePos="0" relativeHeight="251688960" behindDoc="0" locked="0" layoutInCell="1" allowOverlap="1" wp14:anchorId="0BAD427A" wp14:editId="2FD256AA">
            <wp:simplePos x="0" y="0"/>
            <wp:positionH relativeFrom="column">
              <wp:posOffset>51435</wp:posOffset>
            </wp:positionH>
            <wp:positionV relativeFrom="paragraph">
              <wp:posOffset>-226060</wp:posOffset>
            </wp:positionV>
            <wp:extent cx="2752090" cy="1714500"/>
            <wp:effectExtent l="0" t="0" r="0" b="12700"/>
            <wp:wrapSquare wrapText="bothSides"/>
            <wp:docPr id="9" name="Picture 9" descr="Macintosh HD:Users:miscetti:Desktop:CSI_BAF2-SOURCE:root:CSI_on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scetti:Desktop:CSI_BAF2-SOURCE:root:CSI_onda.gif"/>
                    <pic:cNvPicPr>
                      <a:picLocks noChangeAspect="1" noChangeArrowheads="1"/>
                    </pic:cNvPicPr>
                  </pic:nvPicPr>
                  <pic:blipFill rotWithShape="1">
                    <a:blip r:embed="rId22">
                      <a:extLst>
                        <a:ext uri="{28A0092B-C50C-407E-A947-70E740481C1C}">
                          <a14:useLocalDpi xmlns:a14="http://schemas.microsoft.com/office/drawing/2010/main" val="0"/>
                        </a:ext>
                      </a:extLst>
                    </a:blip>
                    <a:srcRect t="8201"/>
                    <a:stretch/>
                  </pic:blipFill>
                  <pic:spPr bwMode="auto">
                    <a:xfrm>
                      <a:off x="0" y="0"/>
                      <a:ext cx="2752090"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C944FE" w14:textId="5034CB01" w:rsidR="00D6388C" w:rsidRDefault="00D6388C" w:rsidP="00966E0B">
      <w:pPr>
        <w:rPr>
          <w:b/>
          <w:sz w:val="28"/>
          <w:szCs w:val="28"/>
        </w:rPr>
      </w:pPr>
    </w:p>
    <w:p w14:paraId="216886D0" w14:textId="662EBB47" w:rsidR="00D6388C" w:rsidRDefault="00D6388C" w:rsidP="00966E0B">
      <w:pPr>
        <w:rPr>
          <w:b/>
          <w:sz w:val="28"/>
          <w:szCs w:val="28"/>
        </w:rPr>
      </w:pPr>
    </w:p>
    <w:p w14:paraId="4208986E" w14:textId="010C25E9" w:rsidR="00D6388C" w:rsidRDefault="00D6388C" w:rsidP="00966E0B">
      <w:pPr>
        <w:rPr>
          <w:b/>
          <w:sz w:val="28"/>
          <w:szCs w:val="28"/>
        </w:rPr>
      </w:pPr>
    </w:p>
    <w:p w14:paraId="5ECC8DA6" w14:textId="77777777" w:rsidR="00D6388C" w:rsidRDefault="00D6388C" w:rsidP="00966E0B">
      <w:pPr>
        <w:rPr>
          <w:b/>
          <w:sz w:val="28"/>
          <w:szCs w:val="28"/>
        </w:rPr>
      </w:pPr>
    </w:p>
    <w:p w14:paraId="68630367" w14:textId="77777777" w:rsidR="00D6388C" w:rsidRDefault="00D6388C" w:rsidP="00966E0B">
      <w:pPr>
        <w:rPr>
          <w:b/>
          <w:sz w:val="28"/>
          <w:szCs w:val="28"/>
        </w:rPr>
      </w:pPr>
    </w:p>
    <w:p w14:paraId="3986680D" w14:textId="77777777" w:rsidR="00D6388C" w:rsidRDefault="00D6388C" w:rsidP="00966E0B">
      <w:pPr>
        <w:rPr>
          <w:b/>
          <w:sz w:val="28"/>
          <w:szCs w:val="28"/>
        </w:rPr>
      </w:pPr>
    </w:p>
    <w:p w14:paraId="74528832" w14:textId="28753C59" w:rsidR="00D6388C" w:rsidRDefault="00D6388C" w:rsidP="00966E0B">
      <w:pPr>
        <w:rPr>
          <w:b/>
          <w:sz w:val="28"/>
          <w:szCs w:val="28"/>
        </w:rPr>
      </w:pPr>
    </w:p>
    <w:p w14:paraId="1D3FDF53" w14:textId="77777777" w:rsidR="00D6388C" w:rsidRDefault="00D6388C" w:rsidP="00966E0B">
      <w:pPr>
        <w:rPr>
          <w:b/>
          <w:sz w:val="28"/>
          <w:szCs w:val="28"/>
        </w:rPr>
      </w:pPr>
    </w:p>
    <w:p w14:paraId="3667420E" w14:textId="5061C75E" w:rsidR="00D6388C" w:rsidRDefault="00D6388C" w:rsidP="00966E0B">
      <w:pPr>
        <w:rPr>
          <w:b/>
          <w:sz w:val="28"/>
          <w:szCs w:val="28"/>
        </w:rPr>
      </w:pPr>
    </w:p>
    <w:p w14:paraId="325DD0D4" w14:textId="77777777" w:rsidR="00D6388C" w:rsidRDefault="00D6388C" w:rsidP="00966E0B">
      <w:pPr>
        <w:rPr>
          <w:b/>
          <w:sz w:val="28"/>
          <w:szCs w:val="28"/>
        </w:rPr>
      </w:pPr>
    </w:p>
    <w:p w14:paraId="54212244" w14:textId="77777777" w:rsidR="00D6388C" w:rsidRDefault="00D6388C" w:rsidP="00966E0B">
      <w:pPr>
        <w:rPr>
          <w:b/>
          <w:sz w:val="28"/>
          <w:szCs w:val="28"/>
        </w:rPr>
      </w:pPr>
    </w:p>
    <w:p w14:paraId="162C6EF6" w14:textId="33EC462F" w:rsidR="00D6388C" w:rsidRDefault="00D6388C" w:rsidP="00966E0B">
      <w:pPr>
        <w:rPr>
          <w:b/>
          <w:sz w:val="28"/>
          <w:szCs w:val="28"/>
        </w:rPr>
      </w:pPr>
    </w:p>
    <w:p w14:paraId="41A98831" w14:textId="77777777" w:rsidR="00D6388C" w:rsidRDefault="00D6388C" w:rsidP="00966E0B">
      <w:pPr>
        <w:rPr>
          <w:b/>
          <w:sz w:val="28"/>
          <w:szCs w:val="28"/>
        </w:rPr>
      </w:pPr>
    </w:p>
    <w:p w14:paraId="1FDA9BD1" w14:textId="77777777" w:rsidR="00D6388C" w:rsidRDefault="00D6388C" w:rsidP="00966E0B">
      <w:pPr>
        <w:rPr>
          <w:b/>
          <w:sz w:val="28"/>
          <w:szCs w:val="28"/>
        </w:rPr>
      </w:pPr>
    </w:p>
    <w:p w14:paraId="20985680" w14:textId="77777777" w:rsidR="00D6388C" w:rsidRDefault="00D6388C" w:rsidP="00966E0B">
      <w:pPr>
        <w:rPr>
          <w:b/>
          <w:sz w:val="28"/>
          <w:szCs w:val="28"/>
        </w:rPr>
      </w:pPr>
    </w:p>
    <w:p w14:paraId="0F3B4179" w14:textId="77777777" w:rsidR="00D6388C" w:rsidRDefault="00D6388C" w:rsidP="00966E0B">
      <w:pPr>
        <w:rPr>
          <w:b/>
          <w:sz w:val="28"/>
          <w:szCs w:val="28"/>
        </w:rPr>
      </w:pPr>
    </w:p>
    <w:p w14:paraId="6F4B71AE" w14:textId="77777777" w:rsidR="00D6388C" w:rsidRDefault="00D6388C" w:rsidP="00966E0B">
      <w:pPr>
        <w:rPr>
          <w:b/>
          <w:sz w:val="28"/>
          <w:szCs w:val="28"/>
        </w:rPr>
      </w:pPr>
    </w:p>
    <w:p w14:paraId="3C551F4A" w14:textId="77777777" w:rsidR="00D6388C" w:rsidRDefault="00D6388C" w:rsidP="00966E0B">
      <w:pPr>
        <w:rPr>
          <w:b/>
          <w:sz w:val="28"/>
          <w:szCs w:val="28"/>
        </w:rPr>
      </w:pPr>
    </w:p>
    <w:p w14:paraId="289E361F" w14:textId="77777777" w:rsidR="00D6388C" w:rsidRDefault="00D6388C" w:rsidP="00966E0B">
      <w:pPr>
        <w:rPr>
          <w:b/>
          <w:sz w:val="28"/>
          <w:szCs w:val="28"/>
        </w:rPr>
      </w:pPr>
    </w:p>
    <w:p w14:paraId="588F0DBD" w14:textId="77777777" w:rsidR="00D6388C" w:rsidRDefault="00D6388C" w:rsidP="00966E0B">
      <w:pPr>
        <w:rPr>
          <w:b/>
          <w:sz w:val="28"/>
          <w:szCs w:val="28"/>
        </w:rPr>
      </w:pPr>
    </w:p>
    <w:p w14:paraId="030EFAA2" w14:textId="77777777" w:rsidR="00D6388C" w:rsidRDefault="00D6388C" w:rsidP="00966E0B">
      <w:pPr>
        <w:rPr>
          <w:b/>
          <w:sz w:val="28"/>
          <w:szCs w:val="28"/>
        </w:rPr>
      </w:pPr>
    </w:p>
    <w:p w14:paraId="70B1CCB3" w14:textId="77777777" w:rsidR="00D6388C" w:rsidRDefault="00D6388C" w:rsidP="00966E0B">
      <w:pPr>
        <w:rPr>
          <w:b/>
          <w:sz w:val="28"/>
          <w:szCs w:val="28"/>
        </w:rPr>
      </w:pPr>
    </w:p>
    <w:p w14:paraId="7006E38A" w14:textId="77777777" w:rsidR="00D6388C" w:rsidRDefault="00D6388C" w:rsidP="00966E0B">
      <w:pPr>
        <w:rPr>
          <w:b/>
          <w:sz w:val="28"/>
          <w:szCs w:val="28"/>
        </w:rPr>
      </w:pPr>
    </w:p>
    <w:p w14:paraId="53542748" w14:textId="77777777" w:rsidR="00D6388C" w:rsidRDefault="00D6388C" w:rsidP="00966E0B">
      <w:pPr>
        <w:rPr>
          <w:b/>
          <w:sz w:val="28"/>
          <w:szCs w:val="28"/>
        </w:rPr>
      </w:pPr>
    </w:p>
    <w:p w14:paraId="5E73E2A0" w14:textId="77777777" w:rsidR="00D6388C" w:rsidRDefault="00D6388C" w:rsidP="00966E0B">
      <w:pPr>
        <w:rPr>
          <w:b/>
          <w:sz w:val="28"/>
          <w:szCs w:val="28"/>
        </w:rPr>
      </w:pPr>
    </w:p>
    <w:p w14:paraId="1EC9FC6D" w14:textId="77777777" w:rsidR="00D6388C" w:rsidRDefault="00D6388C" w:rsidP="00966E0B">
      <w:pPr>
        <w:rPr>
          <w:b/>
          <w:sz w:val="28"/>
          <w:szCs w:val="28"/>
        </w:rPr>
      </w:pPr>
    </w:p>
    <w:p w14:paraId="45E5B571" w14:textId="77777777" w:rsidR="00D6388C" w:rsidRDefault="00D6388C" w:rsidP="00966E0B">
      <w:pPr>
        <w:rPr>
          <w:b/>
          <w:sz w:val="28"/>
          <w:szCs w:val="28"/>
        </w:rPr>
      </w:pPr>
    </w:p>
    <w:p w14:paraId="186E93B5" w14:textId="77777777" w:rsidR="00D6388C" w:rsidRDefault="00D6388C" w:rsidP="00966E0B">
      <w:pPr>
        <w:rPr>
          <w:b/>
          <w:sz w:val="28"/>
          <w:szCs w:val="28"/>
        </w:rPr>
      </w:pPr>
    </w:p>
    <w:p w14:paraId="6525508E" w14:textId="77777777" w:rsidR="00D6388C" w:rsidRDefault="00D6388C" w:rsidP="00966E0B">
      <w:pPr>
        <w:rPr>
          <w:b/>
          <w:sz w:val="28"/>
          <w:szCs w:val="28"/>
        </w:rPr>
      </w:pPr>
    </w:p>
    <w:p w14:paraId="63905491" w14:textId="77777777" w:rsidR="00D6388C" w:rsidRDefault="00D6388C" w:rsidP="00966E0B">
      <w:pPr>
        <w:rPr>
          <w:b/>
          <w:sz w:val="28"/>
          <w:szCs w:val="28"/>
        </w:rPr>
      </w:pPr>
    </w:p>
    <w:p w14:paraId="3309179E" w14:textId="77777777" w:rsidR="00D6388C" w:rsidRDefault="00D6388C" w:rsidP="00966E0B">
      <w:pPr>
        <w:rPr>
          <w:b/>
          <w:sz w:val="28"/>
          <w:szCs w:val="28"/>
        </w:rPr>
      </w:pPr>
    </w:p>
    <w:p w14:paraId="7EDBD32C" w14:textId="77777777" w:rsidR="00D6388C" w:rsidRDefault="00D6388C" w:rsidP="00966E0B">
      <w:pPr>
        <w:rPr>
          <w:b/>
          <w:sz w:val="28"/>
          <w:szCs w:val="28"/>
        </w:rPr>
      </w:pPr>
    </w:p>
    <w:p w14:paraId="524149D3" w14:textId="77777777" w:rsidR="00D6388C" w:rsidRDefault="00D6388C" w:rsidP="00966E0B">
      <w:pPr>
        <w:rPr>
          <w:b/>
          <w:sz w:val="28"/>
          <w:szCs w:val="28"/>
        </w:rPr>
      </w:pPr>
    </w:p>
    <w:p w14:paraId="2DBA13D2" w14:textId="5B6CEE47" w:rsidR="00D6388C" w:rsidRDefault="00D6388C" w:rsidP="00966E0B">
      <w:pPr>
        <w:rPr>
          <w:b/>
          <w:sz w:val="28"/>
          <w:szCs w:val="28"/>
        </w:rPr>
      </w:pPr>
    </w:p>
    <w:p w14:paraId="3566F237" w14:textId="7EC9FB2D" w:rsidR="005324F2" w:rsidRDefault="005324F2" w:rsidP="00966E0B">
      <w:pPr>
        <w:rPr>
          <w:b/>
          <w:sz w:val="28"/>
          <w:szCs w:val="28"/>
        </w:rPr>
      </w:pPr>
      <w:r>
        <w:rPr>
          <w:b/>
          <w:sz w:val="28"/>
          <w:szCs w:val="28"/>
        </w:rPr>
        <w:t xml:space="preserve">Measurement with </w:t>
      </w:r>
      <w:proofErr w:type="spellStart"/>
      <w:r>
        <w:rPr>
          <w:b/>
          <w:sz w:val="28"/>
          <w:szCs w:val="28"/>
        </w:rPr>
        <w:t>cosmics</w:t>
      </w:r>
      <w:proofErr w:type="spellEnd"/>
      <w:r w:rsidR="00D6388C">
        <w:rPr>
          <w:b/>
          <w:sz w:val="28"/>
          <w:szCs w:val="28"/>
        </w:rPr>
        <w:t xml:space="preserve"> rays and </w:t>
      </w:r>
      <w:r w:rsidR="00D27ECD">
        <w:rPr>
          <w:b/>
          <w:sz w:val="28"/>
          <w:szCs w:val="28"/>
        </w:rPr>
        <w:t xml:space="preserve">large area </w:t>
      </w:r>
      <w:proofErr w:type="spellStart"/>
      <w:r w:rsidR="00D6388C">
        <w:rPr>
          <w:b/>
          <w:sz w:val="28"/>
          <w:szCs w:val="28"/>
        </w:rPr>
        <w:t>SiPM</w:t>
      </w:r>
      <w:proofErr w:type="spellEnd"/>
    </w:p>
    <w:p w14:paraId="1D176165" w14:textId="0E00D502" w:rsidR="00CF6008" w:rsidRDefault="00D27ECD" w:rsidP="00966E0B">
      <w:r>
        <w:rPr>
          <w:noProof/>
          <w:lang w:eastAsia="en-US"/>
        </w:rPr>
        <w:drawing>
          <wp:anchor distT="0" distB="0" distL="114300" distR="114300" simplePos="0" relativeHeight="251683840" behindDoc="0" locked="0" layoutInCell="1" allowOverlap="1" wp14:anchorId="36395084" wp14:editId="75BD6B4A">
            <wp:simplePos x="0" y="0"/>
            <wp:positionH relativeFrom="column">
              <wp:posOffset>51435</wp:posOffset>
            </wp:positionH>
            <wp:positionV relativeFrom="paragraph">
              <wp:posOffset>281940</wp:posOffset>
            </wp:positionV>
            <wp:extent cx="2475865" cy="1485900"/>
            <wp:effectExtent l="0" t="0" r="0" b="1270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smicoFinale.bmp"/>
                    <pic:cNvPicPr/>
                  </pic:nvPicPr>
                  <pic:blipFill>
                    <a:blip r:embed="rId23">
                      <a:extLst>
                        <a:ext uri="{28A0092B-C50C-407E-A947-70E740481C1C}">
                          <a14:useLocalDpi xmlns:a14="http://schemas.microsoft.com/office/drawing/2010/main" val="0"/>
                        </a:ext>
                      </a:extLst>
                    </a:blip>
                    <a:stretch>
                      <a:fillRect/>
                    </a:stretch>
                  </pic:blipFill>
                  <pic:spPr>
                    <a:xfrm>
                      <a:off x="0" y="0"/>
                      <a:ext cx="2475865" cy="148590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7696" behindDoc="0" locked="0" layoutInCell="1" allowOverlap="1" wp14:anchorId="79CE124C" wp14:editId="00E89E9B">
            <wp:simplePos x="0" y="0"/>
            <wp:positionH relativeFrom="column">
              <wp:posOffset>2680335</wp:posOffset>
            </wp:positionH>
            <wp:positionV relativeFrom="paragraph">
              <wp:posOffset>53340</wp:posOffset>
            </wp:positionV>
            <wp:extent cx="2673350" cy="1909445"/>
            <wp:effectExtent l="0" t="0" r="0" b="0"/>
            <wp:wrapSquare wrapText="bothSides"/>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35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F33552">
        <w:rPr>
          <w:noProof/>
          <w:lang w:eastAsia="en-US"/>
        </w:rPr>
        <mc:AlternateContent>
          <mc:Choice Requires="wps">
            <w:drawing>
              <wp:anchor distT="0" distB="0" distL="114300" distR="114300" simplePos="0" relativeHeight="251679744" behindDoc="0" locked="0" layoutInCell="1" allowOverlap="1" wp14:anchorId="62F80EA1" wp14:editId="70B07588">
                <wp:simplePos x="0" y="0"/>
                <wp:positionH relativeFrom="column">
                  <wp:posOffset>51435</wp:posOffset>
                </wp:positionH>
                <wp:positionV relativeFrom="paragraph">
                  <wp:posOffset>2028190</wp:posOffset>
                </wp:positionV>
                <wp:extent cx="5372100" cy="628650"/>
                <wp:effectExtent l="0" t="0" r="12700" b="6350"/>
                <wp:wrapSquare wrapText="bothSides"/>
                <wp:docPr id="13" name="Text Box 13"/>
                <wp:cNvGraphicFramePr/>
                <a:graphic xmlns:a="http://schemas.openxmlformats.org/drawingml/2006/main">
                  <a:graphicData uri="http://schemas.microsoft.com/office/word/2010/wordprocessingShape">
                    <wps:wsp>
                      <wps:cNvSpPr txBox="1"/>
                      <wps:spPr>
                        <a:xfrm>
                          <a:off x="0" y="0"/>
                          <a:ext cx="5372100" cy="6286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D17B98" w14:textId="4617B37F" w:rsidR="006362F7" w:rsidRPr="000324D1" w:rsidRDefault="006362F7" w:rsidP="00F33552">
                            <w:pPr>
                              <w:pStyle w:val="Caption"/>
                              <w:rPr>
                                <w:noProof/>
                                <w:lang w:eastAsia="en-US"/>
                              </w:rPr>
                            </w:pPr>
                            <w:proofErr w:type="gramStart"/>
                            <w:r>
                              <w:t xml:space="preserve">Figure </w:t>
                            </w:r>
                            <w:fldSimple w:instr=" STYLEREF 1 \s ">
                              <w:r>
                                <w:rPr>
                                  <w:noProof/>
                                </w:rPr>
                                <w:t>0</w:t>
                              </w:r>
                            </w:fldSimple>
                            <w:r>
                              <w:t>.2 (</w:t>
                            </w:r>
                            <w:r w:rsidRPr="00F33552">
                              <w:rPr>
                                <w:i/>
                              </w:rPr>
                              <w:t xml:space="preserve">Left) distribution of the signal shape for one single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w:t>
                            </w:r>
                            <w:proofErr w:type="gramEnd"/>
                            <w:r w:rsidRPr="00F33552">
                              <w:rPr>
                                <w:i/>
                              </w:rPr>
                              <w:t xml:space="preserve"> in the </w:t>
                            </w:r>
                            <w:proofErr w:type="spellStart"/>
                            <w:r w:rsidRPr="00F33552">
                              <w:rPr>
                                <w:i/>
                              </w:rPr>
                              <w:t>CsI</w:t>
                            </w:r>
                            <w:proofErr w:type="spellEnd"/>
                            <w:r w:rsidRPr="00F33552">
                              <w:rPr>
                                <w:i/>
                              </w:rPr>
                              <w:t xml:space="preserve">(pure) crystal readout by a 12x12 mm2 MPPC array. The time scale is in 4ns bins. </w:t>
                            </w:r>
                            <w:proofErr w:type="gramStart"/>
                            <w:r w:rsidRPr="00F33552">
                              <w:rPr>
                                <w:i/>
                              </w:rPr>
                              <w:t xml:space="preserve">(Right) distribution of charge in </w:t>
                            </w:r>
                            <w:proofErr w:type="spellStart"/>
                            <w:r w:rsidRPr="00F33552">
                              <w:rPr>
                                <w:i/>
                              </w:rPr>
                              <w:t>a.u</w:t>
                            </w:r>
                            <w:proofErr w:type="spellEnd"/>
                            <w:r w:rsidRPr="00F33552">
                              <w:rPr>
                                <w:i/>
                              </w:rPr>
                              <w:t xml:space="preserve">. for the selected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events</w:t>
                            </w:r>
                            <w:proofErr w:type="gramEnd"/>
                            <w:r w:rsidRPr="00F33552">
                              <w:rPr>
                                <w:i/>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9" type="#_x0000_t202" style="position:absolute;left:0;text-align:left;margin-left:4.05pt;margin-top:159.7pt;width:423pt;height:4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" stroked="f">
                <v:textbox inset="0,0,0,0">
                  <w:txbxContent>
                    <w:p w14:paraId="77D17B98" w14:textId="4617B37F" w:rsidR="00D37861" w:rsidRPr="000324D1" w:rsidRDefault="00D37861" w:rsidP="00F33552">
                      <w:pPr>
                        <w:pStyle w:val="Caption"/>
                        <w:rPr>
                          <w:noProof/>
                          <w:lang w:eastAsia="en-US"/>
                        </w:rPr>
                      </w:pPr>
                      <w:proofErr w:type="gramStart"/>
                      <w:r>
                        <w:t xml:space="preserve">Figure </w:t>
                      </w:r>
                      <w:fldSimple w:instr=" STYLEREF 1 \s ">
                        <w:r>
                          <w:rPr>
                            <w:noProof/>
                          </w:rPr>
                          <w:t>0</w:t>
                        </w:r>
                      </w:fldSimple>
                      <w:r>
                        <w:t>.2 (</w:t>
                      </w:r>
                      <w:r w:rsidRPr="00F33552">
                        <w:rPr>
                          <w:i/>
                        </w:rPr>
                        <w:t xml:space="preserve">Left) distribution of the signal shape for one single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w:t>
                      </w:r>
                      <w:proofErr w:type="gramEnd"/>
                      <w:r w:rsidRPr="00F33552">
                        <w:rPr>
                          <w:i/>
                        </w:rPr>
                        <w:t xml:space="preserve"> in the </w:t>
                      </w:r>
                      <w:proofErr w:type="spellStart"/>
                      <w:r w:rsidRPr="00F33552">
                        <w:rPr>
                          <w:i/>
                        </w:rPr>
                        <w:t>CsI</w:t>
                      </w:r>
                      <w:proofErr w:type="spellEnd"/>
                      <w:r w:rsidRPr="00F33552">
                        <w:rPr>
                          <w:i/>
                        </w:rPr>
                        <w:t xml:space="preserve">(pure) crystal readout by a 12x12 mm2 MPPC array. The time scale is in 4ns bins. </w:t>
                      </w:r>
                      <w:proofErr w:type="gramStart"/>
                      <w:r w:rsidRPr="00F33552">
                        <w:rPr>
                          <w:i/>
                        </w:rPr>
                        <w:t xml:space="preserve">(Right) distribution of charge in </w:t>
                      </w:r>
                      <w:proofErr w:type="spellStart"/>
                      <w:r w:rsidRPr="00F33552">
                        <w:rPr>
                          <w:i/>
                        </w:rPr>
                        <w:t>a.u</w:t>
                      </w:r>
                      <w:proofErr w:type="spellEnd"/>
                      <w:r w:rsidRPr="00F33552">
                        <w:rPr>
                          <w:i/>
                        </w:rPr>
                        <w:t xml:space="preserve">. for the selected </w:t>
                      </w:r>
                      <w:proofErr w:type="spellStart"/>
                      <w:r w:rsidRPr="00F33552">
                        <w:rPr>
                          <w:i/>
                        </w:rPr>
                        <w:t>m.i.p</w:t>
                      </w:r>
                      <w:proofErr w:type="spellEnd"/>
                      <w:r w:rsidRPr="00F33552">
                        <w:rPr>
                          <w:i/>
                        </w:rPr>
                        <w:t>.</w:t>
                      </w:r>
                      <w:proofErr w:type="gramEnd"/>
                      <w:r w:rsidRPr="00F33552">
                        <w:rPr>
                          <w:i/>
                        </w:rPr>
                        <w:t xml:space="preserve"> </w:t>
                      </w:r>
                      <w:proofErr w:type="gramStart"/>
                      <w:r w:rsidRPr="00F33552">
                        <w:rPr>
                          <w:i/>
                        </w:rPr>
                        <w:t>events</w:t>
                      </w:r>
                      <w:proofErr w:type="gramEnd"/>
                      <w:r w:rsidRPr="00F33552">
                        <w:rPr>
                          <w:i/>
                        </w:rPr>
                        <w:t>.</w:t>
                      </w:r>
                    </w:p>
                  </w:txbxContent>
                </v:textbox>
                <w10:wrap type="square"/>
              </v:shape>
            </w:pict>
          </mc:Fallback>
        </mc:AlternateContent>
      </w:r>
      <w:r w:rsidR="00F33552" w:rsidRPr="00F33552">
        <w:rPr>
          <w:noProof/>
          <w:lang w:eastAsia="en-US"/>
        </w:rPr>
        <w:t xml:space="preserve"> </w:t>
      </w:r>
    </w:p>
    <w:p w14:paraId="44B1FE92" w14:textId="77777777" w:rsidR="00D27ECD" w:rsidRDefault="00D27ECD" w:rsidP="00966E0B"/>
    <w:p w14:paraId="5DFC016D" w14:textId="2B3A628D" w:rsidR="00D6388C" w:rsidRDefault="00B201F8" w:rsidP="00966E0B">
      <w:r>
        <w:t>T</w:t>
      </w:r>
      <w:r w:rsidR="00845189">
        <w:t xml:space="preserve">he measurements </w:t>
      </w:r>
      <w:r w:rsidR="006D40D3">
        <w:t xml:space="preserve">done </w:t>
      </w:r>
      <w:r w:rsidR="00845189">
        <w:t xml:space="preserve">with the source and </w:t>
      </w:r>
      <w:r w:rsidR="00D6388C">
        <w:t xml:space="preserve">PMT, </w:t>
      </w:r>
      <w:r>
        <w:t>proved t</w:t>
      </w:r>
      <w:r w:rsidR="00845189">
        <w:t>hat both BaF</w:t>
      </w:r>
      <w:r w:rsidR="00845189" w:rsidRPr="00B201F8">
        <w:rPr>
          <w:vertAlign w:val="subscript"/>
        </w:rPr>
        <w:t xml:space="preserve">2 </w:t>
      </w:r>
      <w:r w:rsidR="00845189">
        <w:t xml:space="preserve">and the </w:t>
      </w:r>
      <w:proofErr w:type="spellStart"/>
      <w:proofErr w:type="gramStart"/>
      <w:r w:rsidR="00845189">
        <w:t>CsI</w:t>
      </w:r>
      <w:proofErr w:type="spellEnd"/>
      <w:r w:rsidR="00845189">
        <w:t>(</w:t>
      </w:r>
      <w:proofErr w:type="gramEnd"/>
      <w:r w:rsidR="00845189">
        <w:t>pure</w:t>
      </w:r>
      <w:r w:rsidR="006D40D3">
        <w:t>)</w:t>
      </w:r>
      <w:r w:rsidR="00845189">
        <w:t xml:space="preserve"> crystals from SICCAS have a </w:t>
      </w:r>
      <w:r w:rsidR="0087595E">
        <w:t>reasonable</w:t>
      </w:r>
      <w:r>
        <w:t xml:space="preserve"> light output with the expected ratio of fast and slow components. </w:t>
      </w:r>
      <w:r w:rsidR="00D37861">
        <w:t xml:space="preserve">Given the small size of UV extended </w:t>
      </w:r>
      <w:proofErr w:type="spellStart"/>
      <w:r w:rsidR="00D37861">
        <w:t>SiPm</w:t>
      </w:r>
      <w:proofErr w:type="spellEnd"/>
      <w:r w:rsidR="00D37861">
        <w:t xml:space="preserve"> in our hands</w:t>
      </w:r>
      <w:proofErr w:type="gramStart"/>
      <w:r w:rsidR="00D37861">
        <w:t xml:space="preserve">, </w:t>
      </w:r>
      <w:r w:rsidR="00D6388C">
        <w:t xml:space="preserve"> the</w:t>
      </w:r>
      <w:proofErr w:type="gramEnd"/>
      <w:r w:rsidR="00D6388C">
        <w:t xml:space="preserve"> most performing </w:t>
      </w:r>
      <w:r w:rsidR="00D37861">
        <w:t>crystal and photo</w:t>
      </w:r>
      <w:r w:rsidR="006D40D3">
        <w:t>-</w:t>
      </w:r>
      <w:r w:rsidR="00D37861">
        <w:t xml:space="preserve">sensor </w:t>
      </w:r>
      <w:r w:rsidR="00D6388C">
        <w:t>combination</w:t>
      </w:r>
      <w:r w:rsidR="006D40D3">
        <w:t>s were</w:t>
      </w:r>
      <w:r w:rsidR="00D6388C">
        <w:t xml:space="preserve"> that of a </w:t>
      </w:r>
      <w:proofErr w:type="spellStart"/>
      <w:r w:rsidR="00D6388C">
        <w:t>CsI</w:t>
      </w:r>
      <w:proofErr w:type="spellEnd"/>
      <w:r w:rsidR="00D6388C">
        <w:t xml:space="preserve"> (Pure) with a </w:t>
      </w:r>
      <w:r w:rsidR="00D37861">
        <w:t>12x12 mm</w:t>
      </w:r>
      <w:r w:rsidR="00D37861" w:rsidRPr="006D40D3">
        <w:rPr>
          <w:vertAlign w:val="superscript"/>
        </w:rPr>
        <w:t>2</w:t>
      </w:r>
      <w:r w:rsidR="00D37861">
        <w:t xml:space="preserve"> </w:t>
      </w:r>
      <w:r w:rsidR="006D40D3">
        <w:t>MPPC</w:t>
      </w:r>
      <w:r w:rsidR="00D6388C">
        <w:t xml:space="preserve"> readout and a BaF</w:t>
      </w:r>
      <w:r w:rsidR="00D6388C" w:rsidRPr="006D40D3">
        <w:rPr>
          <w:vertAlign w:val="subscript"/>
        </w:rPr>
        <w:t>2</w:t>
      </w:r>
      <w:r w:rsidR="00D6388C">
        <w:t xml:space="preserve"> with an </w:t>
      </w:r>
      <w:r w:rsidR="006D40D3">
        <w:t>Hama</w:t>
      </w:r>
      <w:r w:rsidR="0087595E">
        <w:t>ma</w:t>
      </w:r>
      <w:r w:rsidR="006D40D3">
        <w:t xml:space="preserve">tsu </w:t>
      </w:r>
      <w:r w:rsidR="00D6388C">
        <w:t xml:space="preserve">APD </w:t>
      </w:r>
      <w:r w:rsidR="00D37861">
        <w:t xml:space="preserve">UV extended </w:t>
      </w:r>
      <w:r w:rsidR="00D6388C">
        <w:t xml:space="preserve">readout. </w:t>
      </w:r>
    </w:p>
    <w:p w14:paraId="3F15E7A4" w14:textId="77777777" w:rsidR="00D37861" w:rsidRDefault="00D37861" w:rsidP="00966E0B"/>
    <w:p w14:paraId="466455B8" w14:textId="05614D49" w:rsidR="00D37861" w:rsidRDefault="00A809B8" w:rsidP="00966E0B">
      <w:pPr>
        <w:rPr>
          <w:color w:val="FF0000"/>
        </w:rPr>
      </w:pPr>
      <w:r>
        <w:t xml:space="preserve">The </w:t>
      </w:r>
      <w:proofErr w:type="spellStart"/>
      <w:proofErr w:type="gramStart"/>
      <w:r w:rsidR="00D37861">
        <w:t>CsI</w:t>
      </w:r>
      <w:proofErr w:type="spellEnd"/>
      <w:r w:rsidR="00D37861">
        <w:t>(</w:t>
      </w:r>
      <w:proofErr w:type="gramEnd"/>
      <w:r w:rsidR="00D37861">
        <w:t>pure) was wrapped in ESR-3M reflector and a standard array of 16 3x3 mm</w:t>
      </w:r>
      <w:r w:rsidR="00D37861" w:rsidRPr="006D40D3">
        <w:rPr>
          <w:vertAlign w:val="superscript"/>
        </w:rPr>
        <w:t>2</w:t>
      </w:r>
      <w:r w:rsidR="00D37861">
        <w:t xml:space="preserve"> MPPCs, with 50 </w:t>
      </w:r>
      <w:r w:rsidR="00454F73">
        <w:sym w:font="Symbol" w:char="F06D"/>
      </w:r>
      <w:r w:rsidR="00D37861">
        <w:t>m pixel, was used as</w:t>
      </w:r>
      <w:r>
        <w:t xml:space="preserve"> photo-sensor followed by a</w:t>
      </w:r>
      <w:r w:rsidR="0087595E">
        <w:t xml:space="preserve"> prototype discrete amplifier </w:t>
      </w:r>
      <w:r>
        <w:t xml:space="preserve">described in </w:t>
      </w:r>
      <w:proofErr w:type="spellStart"/>
      <w:r>
        <w:t>sec.xx</w:t>
      </w:r>
      <w:proofErr w:type="spellEnd"/>
      <w:r>
        <w:t xml:space="preserve">. The amplifier </w:t>
      </w:r>
      <w:r w:rsidR="0087595E">
        <w:t>was used</w:t>
      </w:r>
      <w:r w:rsidR="00033F68">
        <w:t xml:space="preserve"> to sum the signals from the 12 anod</w:t>
      </w:r>
      <w:r>
        <w:t>e</w:t>
      </w:r>
      <w:r w:rsidR="00033F68">
        <w:t>s</w:t>
      </w:r>
      <w:r w:rsidR="0087595E">
        <w:t xml:space="preserve"> providing a</w:t>
      </w:r>
      <w:r w:rsidR="00033F68">
        <w:t xml:space="preserve"> total</w:t>
      </w:r>
      <w:r w:rsidR="0087595E">
        <w:t xml:space="preserve"> signal width of 100 ns when pulsing</w:t>
      </w:r>
      <w:r w:rsidR="00033F68">
        <w:t xml:space="preserve"> </w:t>
      </w:r>
      <w:r w:rsidR="00454F73">
        <w:t xml:space="preserve">the MPPC with a 50 </w:t>
      </w:r>
      <w:proofErr w:type="spellStart"/>
      <w:r w:rsidR="00454F73">
        <w:t>ps</w:t>
      </w:r>
      <w:proofErr w:type="spellEnd"/>
      <w:r w:rsidR="00454F73">
        <w:t xml:space="preserve"> pulsed </w:t>
      </w:r>
      <w:r w:rsidR="00033F68">
        <w:t>blue laser.</w:t>
      </w:r>
      <w:r w:rsidR="0087595E">
        <w:t xml:space="preserve"> </w:t>
      </w:r>
      <w:r w:rsidR="00D37861">
        <w:t xml:space="preserve"> The </w:t>
      </w:r>
      <w:r w:rsidR="00033F68">
        <w:t xml:space="preserve">QE of this MPPC at 310 </w:t>
      </w:r>
      <w:proofErr w:type="gramStart"/>
      <w:r w:rsidR="00033F68">
        <w:t>nm  is</w:t>
      </w:r>
      <w:proofErr w:type="gramEnd"/>
      <w:r w:rsidR="00033F68">
        <w:t xml:space="preserve">  ~ XX</w:t>
      </w:r>
      <w:r w:rsidR="00D37861">
        <w:t xml:space="preserve"> % that is in good agreement with  the </w:t>
      </w:r>
      <w:r w:rsidR="00454F73">
        <w:t xml:space="preserve">one of the </w:t>
      </w:r>
      <w:r w:rsidR="00D37861">
        <w:t xml:space="preserve">UV-extended PMT. </w:t>
      </w:r>
      <w:r w:rsidR="00454F73">
        <w:t xml:space="preserve">The photo-sensor was optically connected to the crystals by means of </w:t>
      </w:r>
      <w:proofErr w:type="gramStart"/>
      <w:r w:rsidR="00454F73">
        <w:t>a BC</w:t>
      </w:r>
      <w:proofErr w:type="gramEnd"/>
      <w:r w:rsidR="00454F73">
        <w:t>-630 optical grease</w:t>
      </w:r>
      <w:r w:rsidR="00D37861">
        <w:t>. Similarly to the PMT case the signal presents a rise-time of 25 ns and a two components decay-time. They have been fitted with exponential shapes</w:t>
      </w:r>
      <w:r w:rsidR="00454F73">
        <w:t xml:space="preserve"> and resulted to be: tau1 = 10 ns, tau2=3</w:t>
      </w:r>
      <w:r w:rsidR="00D37861">
        <w:t xml:space="preserve">0 ns with a S/F ratio of X%. In Fig.0.2.right, the distribution of the pulse height integrated in 400 ns is shown for the events selected by a coincidence between two finger scintillators posed above the </w:t>
      </w:r>
      <w:r w:rsidR="002A147E">
        <w:t>crystal itself.  The pulse height exceeds 600</w:t>
      </w:r>
      <w:r w:rsidR="001D78E0">
        <w:t xml:space="preserve"> mV when run</w:t>
      </w:r>
      <w:r w:rsidR="002A147E">
        <w:t xml:space="preserve">ning the </w:t>
      </w:r>
      <w:proofErr w:type="spellStart"/>
      <w:r w:rsidR="002A147E">
        <w:t>SiPM</w:t>
      </w:r>
      <w:proofErr w:type="spellEnd"/>
      <w:r w:rsidR="002A147E">
        <w:t xml:space="preserve"> at 73 </w:t>
      </w:r>
      <w:r w:rsidR="005652F1">
        <w:t>V, while the collected charge corresponds to</w:t>
      </w:r>
      <w:r w:rsidR="00454F73">
        <w:t xml:space="preserve"> ~ 1</w:t>
      </w:r>
      <w:r w:rsidR="002A147E">
        <w:t xml:space="preserve">000 </w:t>
      </w:r>
      <w:proofErr w:type="spellStart"/>
      <w:r w:rsidR="002A147E">
        <w:t>pC</w:t>
      </w:r>
      <w:proofErr w:type="spellEnd"/>
      <w:r w:rsidR="002A147E">
        <w:t>. The average energy deposition is</w:t>
      </w:r>
      <w:r w:rsidR="005652F1">
        <w:t xml:space="preserve"> equivalent to </w:t>
      </w:r>
      <w:proofErr w:type="gramStart"/>
      <w:r w:rsidR="005652F1">
        <w:t>15  MeV</w:t>
      </w:r>
      <w:proofErr w:type="gramEnd"/>
      <w:r w:rsidR="005652F1">
        <w:t xml:space="preserve"> and the energy resolution for a MIP is 14%. </w:t>
      </w:r>
      <w:r w:rsidR="00454F73">
        <w:t xml:space="preserve">By using a Geant-4 simulation, we estimated this width to be equivalent to a </w:t>
      </w:r>
      <w:proofErr w:type="gramStart"/>
      <w:r w:rsidR="00454F73">
        <w:t>photo-electron</w:t>
      </w:r>
      <w:proofErr w:type="gramEnd"/>
      <w:r w:rsidR="00454F73">
        <w:t xml:space="preserve"> yield of XXX. </w:t>
      </w:r>
      <w:r w:rsidR="002A147E">
        <w:t xml:space="preserve">In Fig.0.3 the time difference between the two finger scintillators and the difference between a finger </w:t>
      </w:r>
      <w:r w:rsidR="00454F73">
        <w:t xml:space="preserve">scintillator and the </w:t>
      </w:r>
      <w:proofErr w:type="spellStart"/>
      <w:r w:rsidR="00454F73">
        <w:t>CsI</w:t>
      </w:r>
      <w:proofErr w:type="spellEnd"/>
      <w:r w:rsidR="00454F73">
        <w:t xml:space="preserve"> timing are shown.</w:t>
      </w:r>
      <w:r w:rsidR="002A147E">
        <w:t xml:space="preserve"> </w:t>
      </w:r>
      <w:r w:rsidR="00546D50">
        <w:t xml:space="preserve">A time resolution of ~ 800 </w:t>
      </w:r>
      <w:proofErr w:type="spellStart"/>
      <w:r w:rsidR="00546D50">
        <w:t>ps</w:t>
      </w:r>
      <w:proofErr w:type="spellEnd"/>
      <w:r w:rsidR="00546D50">
        <w:t xml:space="preserve"> i</w:t>
      </w:r>
      <w:r w:rsidR="00454F73">
        <w:t xml:space="preserve">s measured for a MIP deposition for the </w:t>
      </w:r>
      <w:proofErr w:type="spellStart"/>
      <w:r w:rsidR="00454F73">
        <w:t>CsI</w:t>
      </w:r>
      <w:proofErr w:type="spellEnd"/>
      <w:r w:rsidR="00454F73">
        <w:t xml:space="preserve">, with an associated trigger time-jitter of ~ 300 ps. </w:t>
      </w:r>
      <w:r w:rsidR="00546D50">
        <w:t xml:space="preserve"> </w:t>
      </w:r>
      <w:r w:rsidR="00546D50" w:rsidRPr="00454F73">
        <w:rPr>
          <w:color w:val="FF0000"/>
        </w:rPr>
        <w:t>Scaling down this</w:t>
      </w:r>
      <w:r w:rsidR="00454F73" w:rsidRPr="00454F73">
        <w:rPr>
          <w:color w:val="FF0000"/>
        </w:rPr>
        <w:t xml:space="preserve"> result</w:t>
      </w:r>
      <w:r w:rsidR="00546D50" w:rsidRPr="00454F73">
        <w:rPr>
          <w:color w:val="FF0000"/>
        </w:rPr>
        <w:t xml:space="preserve"> to 100 MeV we expect to get 300 </w:t>
      </w:r>
      <w:proofErr w:type="spellStart"/>
      <w:r w:rsidR="00454F73" w:rsidRPr="00454F73">
        <w:rPr>
          <w:color w:val="FF0000"/>
        </w:rPr>
        <w:t>ps</w:t>
      </w:r>
      <w:proofErr w:type="spellEnd"/>
      <w:r w:rsidR="00454F73" w:rsidRPr="00454F73">
        <w:rPr>
          <w:color w:val="FF0000"/>
        </w:rPr>
        <w:t>/</w:t>
      </w:r>
      <w:proofErr w:type="gramStart"/>
      <w:r w:rsidR="00454F73" w:rsidRPr="00454F73">
        <w:rPr>
          <w:color w:val="FF0000"/>
        </w:rPr>
        <w:t>channel ,</w:t>
      </w:r>
      <w:proofErr w:type="gramEnd"/>
      <w:r w:rsidR="00454F73" w:rsidRPr="00454F73">
        <w:rPr>
          <w:color w:val="FF0000"/>
        </w:rPr>
        <w:t xml:space="preserve"> 200 </w:t>
      </w:r>
      <w:proofErr w:type="spellStart"/>
      <w:r w:rsidR="00454F73" w:rsidRPr="00454F73">
        <w:rPr>
          <w:color w:val="FF0000"/>
        </w:rPr>
        <w:t>ps</w:t>
      </w:r>
      <w:proofErr w:type="spellEnd"/>
      <w:r w:rsidR="00454F73" w:rsidRPr="00454F73">
        <w:rPr>
          <w:color w:val="FF0000"/>
        </w:rPr>
        <w:t xml:space="preserve"> per cluster for a </w:t>
      </w:r>
      <w:proofErr w:type="spellStart"/>
      <w:r w:rsidR="00454F73" w:rsidRPr="00454F73">
        <w:rPr>
          <w:color w:val="FF0000"/>
        </w:rPr>
        <w:t>CsI</w:t>
      </w:r>
      <w:proofErr w:type="spellEnd"/>
      <w:r w:rsidR="00454F73" w:rsidRPr="00454F73">
        <w:rPr>
          <w:color w:val="FF0000"/>
        </w:rPr>
        <w:t>.</w:t>
      </w:r>
    </w:p>
    <w:p w14:paraId="00DE979B" w14:textId="77777777" w:rsidR="00454F73" w:rsidRDefault="00454F73" w:rsidP="00966E0B">
      <w:pPr>
        <w:rPr>
          <w:color w:val="FF0000"/>
        </w:rPr>
      </w:pPr>
    </w:p>
    <w:p w14:paraId="766ABD9E" w14:textId="56234E14" w:rsidR="00454F73" w:rsidRDefault="00454F73" w:rsidP="00966E0B">
      <w:r>
        <w:t xml:space="preserve">BaF2? </w:t>
      </w:r>
      <w:proofErr w:type="gramStart"/>
      <w:r>
        <w:t>equivalent</w:t>
      </w:r>
      <w:proofErr w:type="gramEnd"/>
      <w:r>
        <w:t xml:space="preserve"> to 15  MeV and the energy resolution for a MIP is 14%. By using a Geant-4</w:t>
      </w:r>
      <w:r w:rsidR="00E55FCC">
        <w:t xml:space="preserve"> s</w:t>
      </w:r>
      <w:r>
        <w:t>imulation,</w:t>
      </w:r>
    </w:p>
    <w:p w14:paraId="5877AC52" w14:textId="77777777" w:rsidR="005324F2" w:rsidRDefault="005324F2" w:rsidP="00966E0B">
      <w:pPr>
        <w:rPr>
          <w:b/>
          <w:sz w:val="28"/>
          <w:szCs w:val="28"/>
        </w:rPr>
      </w:pPr>
    </w:p>
    <w:p w14:paraId="68A7A5B1" w14:textId="77777777" w:rsidR="005324F2" w:rsidRDefault="005324F2" w:rsidP="00966E0B">
      <w:pPr>
        <w:rPr>
          <w:b/>
          <w:sz w:val="28"/>
          <w:szCs w:val="28"/>
        </w:rPr>
      </w:pPr>
      <w:r>
        <w:rPr>
          <w:b/>
          <w:sz w:val="28"/>
          <w:szCs w:val="28"/>
        </w:rPr>
        <w:tab/>
      </w:r>
    </w:p>
    <w:p w14:paraId="0D3CA3CE" w14:textId="5C8A5E51" w:rsidR="005324F2" w:rsidRDefault="005324F2" w:rsidP="00966E0B">
      <w:pPr>
        <w:rPr>
          <w:b/>
          <w:sz w:val="28"/>
          <w:szCs w:val="28"/>
        </w:rPr>
      </w:pPr>
      <w:r>
        <w:rPr>
          <w:b/>
          <w:sz w:val="28"/>
          <w:szCs w:val="28"/>
        </w:rPr>
        <w:t>Measurement with the beam at BTF</w:t>
      </w:r>
    </w:p>
    <w:p w14:paraId="4C43921A" w14:textId="77777777" w:rsidR="001F0CCB" w:rsidRDefault="001F0CCB" w:rsidP="00966E0B">
      <w:pPr>
        <w:rPr>
          <w:b/>
          <w:sz w:val="28"/>
          <w:szCs w:val="28"/>
        </w:rPr>
      </w:pPr>
    </w:p>
    <w:p w14:paraId="05B4B852" w14:textId="77777777" w:rsidR="00431723" w:rsidRDefault="00431723" w:rsidP="00431723">
      <w:pPr>
        <w:rPr>
          <w:b/>
          <w:i/>
        </w:rPr>
      </w:pPr>
      <w:r>
        <w:rPr>
          <w:b/>
          <w:i/>
        </w:rPr>
        <w:t xml:space="preserve">Results for energy, timing </w:t>
      </w:r>
      <w:proofErr w:type="gramStart"/>
      <w:r>
        <w:rPr>
          <w:b/>
          <w:i/>
        </w:rPr>
        <w:t>and  position</w:t>
      </w:r>
      <w:proofErr w:type="gramEnd"/>
      <w:r>
        <w:rPr>
          <w:b/>
          <w:i/>
        </w:rPr>
        <w:t xml:space="preserve"> resolution</w:t>
      </w:r>
    </w:p>
    <w:p w14:paraId="010FD0A0" w14:textId="77777777" w:rsidR="00431723" w:rsidRDefault="00431723" w:rsidP="00431723">
      <w:r>
        <w:t xml:space="preserve">To evaluate the energy response, </w:t>
      </w:r>
      <w:proofErr w:type="spellStart"/>
      <w:r>
        <w:t>Etot</w:t>
      </w:r>
      <w:proofErr w:type="spellEnd"/>
      <w:r>
        <w:t xml:space="preserve">, only the cells above a given threshold has been used. The threshold was varied from 1 to </w:t>
      </w:r>
      <w:proofErr w:type="gramStart"/>
      <w:r>
        <w:t xml:space="preserve">7  </w:t>
      </w:r>
      <w:proofErr w:type="spellStart"/>
      <w:r>
        <w:t>pC</w:t>
      </w:r>
      <w:proofErr w:type="spellEnd"/>
      <w:proofErr w:type="gramEnd"/>
      <w:r>
        <w:t xml:space="preserve"> (i.e. from 150 to 1 MeV) and results presented as a function of the applied threshold. The fired cells were summed in a simple way as follow: </w:t>
      </w:r>
      <w:proofErr w:type="spellStart"/>
      <w:r>
        <w:t>Etpt</w:t>
      </w:r>
      <w:proofErr w:type="spellEnd"/>
      <w:r>
        <w:t xml:space="preserve"> = SUM (</w:t>
      </w:r>
      <w:proofErr w:type="spellStart"/>
      <w:r>
        <w:t>Ei</w:t>
      </w:r>
      <w:proofErr w:type="spellEnd"/>
      <w:r>
        <w:t>/</w:t>
      </w:r>
      <w:proofErr w:type="spellStart"/>
      <w:r>
        <w:t>Mi</w:t>
      </w:r>
      <w:proofErr w:type="spellEnd"/>
      <w:r>
        <w:t xml:space="preserve">) X k, where </w:t>
      </w:r>
      <w:proofErr w:type="spellStart"/>
      <w:r>
        <w:t>Ei</w:t>
      </w:r>
      <w:proofErr w:type="spellEnd"/>
      <w:r>
        <w:t xml:space="preserve"> and </w:t>
      </w:r>
      <w:proofErr w:type="spellStart"/>
      <w:r>
        <w:t>Mi</w:t>
      </w:r>
      <w:proofErr w:type="spellEnd"/>
      <w:r>
        <w:t xml:space="preserve"> are the measured value of the charge integrated in 400 ns and </w:t>
      </w:r>
      <w:proofErr w:type="spellStart"/>
      <w:r>
        <w:t>Mi</w:t>
      </w:r>
      <w:proofErr w:type="spellEnd"/>
      <w:r>
        <w:t xml:space="preserve"> are the calibration values obtained with MIP, Laser and electron beam. K is the absolute calibration scale factor corresponding to 100 MeV. </w:t>
      </w:r>
      <w:proofErr w:type="gramStart"/>
      <w:r>
        <w:t>In Fig.</w:t>
      </w:r>
      <w:proofErr w:type="gramEnd"/>
      <w:r>
        <w:t xml:space="preserve"> XX, the distribution of </w:t>
      </w:r>
      <w:proofErr w:type="spellStart"/>
      <w:r>
        <w:t>Etot</w:t>
      </w:r>
      <w:proofErr w:type="spellEnd"/>
      <w:r>
        <w:t xml:space="preserve"> is reported as a function of the applied threshold. </w:t>
      </w:r>
      <w:proofErr w:type="gramStart"/>
      <w:r>
        <w:t>In Fig.</w:t>
      </w:r>
      <w:proofErr w:type="gramEnd"/>
      <w:r>
        <w:t xml:space="preserve"> YY, the energy resolution is also shown as a function of the beam energy. We obtained: S/E = XX.</w:t>
      </w:r>
    </w:p>
    <w:p w14:paraId="56C32B64" w14:textId="77777777" w:rsidR="00431723" w:rsidRDefault="00431723" w:rsidP="00431723">
      <w:r>
        <w:t>To determine the time resolution, we have applied a very simple algorithm to the digitized pulses as follows</w:t>
      </w:r>
      <w:proofErr w:type="gramStart"/>
      <w:r>
        <w:t>: …,</w:t>
      </w:r>
      <w:proofErr w:type="gramEnd"/>
      <w:r>
        <w:t xml:space="preserve"> we have also checked that .. We got St=XX ps.</w:t>
      </w:r>
    </w:p>
    <w:p w14:paraId="18648E0C" w14:textId="77777777" w:rsidR="00431723" w:rsidRDefault="00431723" w:rsidP="00431723">
      <w:r>
        <w:t xml:space="preserve">To measure the position </w:t>
      </w:r>
      <w:proofErr w:type="gramStart"/>
      <w:r>
        <w:t>resolution ..</w:t>
      </w:r>
      <w:proofErr w:type="gramEnd"/>
      <w:r>
        <w:t xml:space="preserve"> </w:t>
      </w:r>
      <w:proofErr w:type="gramStart"/>
      <w:r>
        <w:t>fiber</w:t>
      </w:r>
      <w:proofErr w:type="gramEnd"/>
      <w:r>
        <w:t xml:space="preserve"> tracker</w:t>
      </w:r>
    </w:p>
    <w:p w14:paraId="64AA24D2" w14:textId="77777777" w:rsidR="00431723" w:rsidRDefault="00431723" w:rsidP="00431723">
      <w:r>
        <w:t xml:space="preserve">To measure the dependence on </w:t>
      </w:r>
      <w:proofErr w:type="gramStart"/>
      <w:r>
        <w:t>angle ..</w:t>
      </w:r>
      <w:proofErr w:type="gramEnd"/>
      <w:r>
        <w:t xml:space="preserve"> </w:t>
      </w:r>
      <w:proofErr w:type="gramStart"/>
      <w:r>
        <w:t>we</w:t>
      </w:r>
      <w:proofErr w:type="gramEnd"/>
      <w:r>
        <w:t xml:space="preserve"> have taken data also at 45 degrees.</w:t>
      </w:r>
    </w:p>
    <w:p w14:paraId="473275B4" w14:textId="0C4CADDC" w:rsidR="001F0CCB" w:rsidRPr="001F0CCB" w:rsidRDefault="001F0CCB" w:rsidP="00966E0B">
      <w:pPr>
        <w:rPr>
          <w:b/>
          <w:sz w:val="28"/>
          <w:szCs w:val="28"/>
        </w:rPr>
      </w:pPr>
    </w:p>
    <w:sectPr w:rsidR="001F0CCB" w:rsidRPr="001F0CCB" w:rsidSect="0078360E">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720" w:footer="720" w:gutter="0"/>
      <w:pgNumType w:chapStyle="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544798" w14:textId="77777777" w:rsidR="006362F7" w:rsidRDefault="006362F7" w:rsidP="0078360E">
      <w:pPr>
        <w:spacing w:line="240" w:lineRule="auto"/>
      </w:pPr>
      <w:r>
        <w:separator/>
      </w:r>
    </w:p>
  </w:endnote>
  <w:endnote w:type="continuationSeparator" w:id="0">
    <w:p w14:paraId="17AA4612" w14:textId="77777777" w:rsidR="006362F7" w:rsidRDefault="006362F7" w:rsidP="007836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8AA95" w14:textId="156F246E" w:rsidR="006362F7" w:rsidRDefault="006362F7" w:rsidP="0078360E">
    <w:pPr>
      <w:pStyle w:val="Footer"/>
      <w:jc w:val="right"/>
    </w:pPr>
    <w:r>
      <w:t>Fermi National Accelerator laboratory</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F456C" w14:textId="37393CF7" w:rsidR="006362F7" w:rsidRDefault="006362F7">
    <w:pPr>
      <w:pStyle w:val="Footer"/>
    </w:pPr>
    <w:r>
      <w:t>Mu2e Technical Design Report</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139F8" w14:textId="77777777" w:rsidR="006362F7" w:rsidRDefault="006362F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E1DA3A" w14:textId="77777777" w:rsidR="006362F7" w:rsidRDefault="006362F7" w:rsidP="0078360E">
      <w:pPr>
        <w:spacing w:line="240" w:lineRule="auto"/>
      </w:pPr>
      <w:r>
        <w:separator/>
      </w:r>
    </w:p>
  </w:footnote>
  <w:footnote w:type="continuationSeparator" w:id="0">
    <w:p w14:paraId="33F5E61E" w14:textId="77777777" w:rsidR="006362F7" w:rsidRDefault="006362F7" w:rsidP="0078360E">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B50EA" w14:textId="77777777" w:rsidR="006362F7" w:rsidRDefault="006362F7" w:rsidP="0078360E">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3A4299">
      <w:rPr>
        <w:rStyle w:val="PageNumber"/>
        <w:noProof/>
      </w:rPr>
      <w:t>6</w:t>
    </w:r>
    <w:r>
      <w:rPr>
        <w:rStyle w:val="PageNumber"/>
      </w:rPr>
      <w:fldChar w:fldCharType="end"/>
    </w:r>
  </w:p>
  <w:p w14:paraId="4751E760" w14:textId="612CA9EE" w:rsidR="006362F7" w:rsidRDefault="006362F7" w:rsidP="0078360E">
    <w:pPr>
      <w:pStyle w:val="Header"/>
      <w:pBdr>
        <w:bottom w:val="single" w:sz="4" w:space="1" w:color="000000"/>
      </w:pBdr>
      <w:ind w:firstLine="360"/>
    </w:pPr>
    <w:r>
      <w:tab/>
    </w:r>
    <w:r>
      <w:tab/>
      <w:t>Mu2e Technical Design Report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BD4C9" w14:textId="77777777" w:rsidR="006362F7" w:rsidRDefault="006362F7" w:rsidP="0078360E">
    <w:pPr>
      <w:pStyle w:val="Header"/>
      <w:framePr w:wrap="around" w:vAnchor="text" w:hAnchor="page" w:x="10162" w:y="1"/>
      <w:rPr>
        <w:rStyle w:val="PageNumber"/>
      </w:rPr>
    </w:pPr>
    <w:r>
      <w:rPr>
        <w:rStyle w:val="PageNumber"/>
      </w:rPr>
      <w:fldChar w:fldCharType="begin"/>
    </w:r>
    <w:r>
      <w:rPr>
        <w:rStyle w:val="PageNumber"/>
      </w:rPr>
      <w:instrText xml:space="preserve">PAGE  </w:instrText>
    </w:r>
    <w:r>
      <w:rPr>
        <w:rStyle w:val="PageNumber"/>
      </w:rPr>
      <w:fldChar w:fldCharType="separate"/>
    </w:r>
    <w:r w:rsidR="003A4299">
      <w:rPr>
        <w:rStyle w:val="PageNumber"/>
        <w:noProof/>
      </w:rPr>
      <w:t>5</w:t>
    </w:r>
    <w:r>
      <w:rPr>
        <w:rStyle w:val="PageNumber"/>
      </w:rPr>
      <w:fldChar w:fldCharType="end"/>
    </w:r>
  </w:p>
  <w:p w14:paraId="4C840389" w14:textId="5865A912" w:rsidR="006362F7" w:rsidRDefault="006362F7" w:rsidP="0078360E">
    <w:pPr>
      <w:pStyle w:val="Header"/>
      <w:pBdr>
        <w:bottom w:val="single" w:sz="4" w:space="1" w:color="000000"/>
      </w:pBdr>
    </w:pPr>
    <w:r>
      <w:t>Chapter 1: Calorimeter</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117610" w14:textId="77777777" w:rsidR="006362F7" w:rsidRDefault="006362F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F5BFA"/>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37A0B06"/>
    <w:multiLevelType w:val="hybridMultilevel"/>
    <w:tmpl w:val="E346A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4521D"/>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
    <w:nsid w:val="0B9C0D06"/>
    <w:multiLevelType w:val="multilevel"/>
    <w:tmpl w:val="A4C231F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D2914A8"/>
    <w:multiLevelType w:val="multilevel"/>
    <w:tmpl w:val="E56295B6"/>
    <w:lvl w:ilvl="0">
      <w:start w:val="1"/>
      <w:numFmt w:val="bullet"/>
      <w:lvlText w:val="o"/>
      <w:lvlJc w:val="left"/>
      <w:pPr>
        <w:ind w:left="6120" w:hanging="39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1ED15D48"/>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6">
    <w:nsid w:val="217659EF"/>
    <w:multiLevelType w:val="hybridMultilevel"/>
    <w:tmpl w:val="CB6CA59E"/>
    <w:lvl w:ilvl="0" w:tplc="1E20036A">
      <w:start w:val="1"/>
      <w:numFmt w:val="bullet"/>
      <w:lvlText w:val="o"/>
      <w:lvlJc w:val="left"/>
      <w:pPr>
        <w:ind w:left="3600" w:hanging="288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A226B8"/>
    <w:multiLevelType w:val="multilevel"/>
    <w:tmpl w:val="0B783C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24076A5F"/>
    <w:multiLevelType w:val="hybridMultilevel"/>
    <w:tmpl w:val="3214A93E"/>
    <w:lvl w:ilvl="0" w:tplc="9CE44E14">
      <w:start w:val="1"/>
      <w:numFmt w:val="bullet"/>
      <w:lvlText w:val="o"/>
      <w:lvlJc w:val="left"/>
      <w:pPr>
        <w:ind w:left="360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022E85"/>
    <w:multiLevelType w:val="multilevel"/>
    <w:tmpl w:val="B418A77A"/>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0">
    <w:nsid w:val="3C280BE3"/>
    <w:multiLevelType w:val="multilevel"/>
    <w:tmpl w:val="20189342"/>
    <w:lvl w:ilvl="0">
      <w:start w:val="1"/>
      <w:numFmt w:val="decimal"/>
      <w:lvlText w:val="%1.0"/>
      <w:lvlJc w:val="left"/>
      <w:pPr>
        <w:tabs>
          <w:tab w:val="num" w:pos="1440"/>
        </w:tabs>
        <w:ind w:left="720" w:firstLine="0"/>
      </w:pPr>
      <w:rPr>
        <w:rFonts w:ascii="Times New Roman Bold" w:hAnsi="Times New Roman Bold" w:hint="default"/>
        <w:b/>
        <w:i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440"/>
        </w:tabs>
        <w:ind w:left="720" w:firstLine="0"/>
      </w:pPr>
      <w:rPr>
        <w:rFonts w:hint="default"/>
      </w:rPr>
    </w:lvl>
    <w:lvl w:ilvl="2">
      <w:start w:val="1"/>
      <w:numFmt w:val="decimal"/>
      <w:lvlRestart w:val="0"/>
      <w:lvlText w:val="%1.%2.%3"/>
      <w:lvlJc w:val="left"/>
      <w:pPr>
        <w:tabs>
          <w:tab w:val="num" w:pos="1440"/>
        </w:tabs>
        <w:ind w:left="72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80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1">
    <w:nsid w:val="3CD2100E"/>
    <w:multiLevelType w:val="multilevel"/>
    <w:tmpl w:val="3214A93E"/>
    <w:lvl w:ilvl="0">
      <w:start w:val="1"/>
      <w:numFmt w:val="bullet"/>
      <w:lvlText w:val="o"/>
      <w:lvlJc w:val="left"/>
      <w:pPr>
        <w:ind w:left="360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nsid w:val="4A4C0627"/>
    <w:multiLevelType w:val="multilevel"/>
    <w:tmpl w:val="4DC4D7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4DCC42C9"/>
    <w:multiLevelType w:val="multilevel"/>
    <w:tmpl w:val="19F2CE0E"/>
    <w:lvl w:ilvl="0">
      <w:start w:val="1"/>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nsid w:val="50790A48"/>
    <w:multiLevelType w:val="hybridMultilevel"/>
    <w:tmpl w:val="0CC43F8C"/>
    <w:lvl w:ilvl="0" w:tplc="57329BD6">
      <w:start w:val="1"/>
      <w:numFmt w:val="decimal"/>
      <w:pStyle w:val="Reference"/>
      <w:lvlText w:val="[%1]"/>
      <w:lvlJc w:val="left"/>
      <w:pPr>
        <w:ind w:left="504" w:hanging="360"/>
      </w:pPr>
      <w:rPr>
        <w:rFonts w:ascii="Times New Roman" w:hAnsi="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5671E82"/>
    <w:multiLevelType w:val="multilevel"/>
    <w:tmpl w:val="F880CEFE"/>
    <w:lvl w:ilvl="0">
      <w:start w:val="1"/>
      <w:numFmt w:val="bullet"/>
      <w:lvlText w:val="o"/>
      <w:lvlJc w:val="left"/>
      <w:pPr>
        <w:ind w:left="2520" w:hanging="21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59554994"/>
    <w:multiLevelType w:val="hybridMultilevel"/>
    <w:tmpl w:val="F880CEFE"/>
    <w:lvl w:ilvl="0" w:tplc="5CEE9C56">
      <w:start w:val="1"/>
      <w:numFmt w:val="bullet"/>
      <w:lvlText w:val="o"/>
      <w:lvlJc w:val="left"/>
      <w:pPr>
        <w:ind w:left="2520" w:hanging="21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6E0B77"/>
    <w:multiLevelType w:val="multilevel"/>
    <w:tmpl w:val="E1C4AD6E"/>
    <w:lvl w:ilvl="0">
      <w:start w:val="7"/>
      <w:numFmt w:val="decimal"/>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8">
    <w:nsid w:val="5E5D6733"/>
    <w:multiLevelType w:val="multilevel"/>
    <w:tmpl w:val="886AEEBC"/>
    <w:lvl w:ilvl="0">
      <w:start w:val="1"/>
      <w:numFmt w:val="decimal"/>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5F9B0DCC"/>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0">
    <w:nsid w:val="67ED4DB8"/>
    <w:multiLevelType w:val="multilevel"/>
    <w:tmpl w:val="AE184D5A"/>
    <w:lvl w:ilvl="0">
      <w:start w:val="1"/>
      <w:numFmt w:val="decimal"/>
      <w:pStyle w:val="Heading1"/>
      <w:lvlText w:val="%1"/>
      <w:lvlJc w:val="left"/>
      <w:pPr>
        <w:ind w:left="0" w:firstLine="0"/>
      </w:pPr>
      <w:rPr>
        <w:rFonts w:ascii="Times New Roman" w:hAnsi="Times New Roman" w:hint="default"/>
        <w:b/>
        <w:i w:val="0"/>
        <w:caps w:val="0"/>
        <w:strike w:val="0"/>
        <w:dstrike w:val="0"/>
        <w:vanish w:val="0"/>
        <w:color w:val="000000"/>
        <w:spacing w:val="0"/>
        <w:kern w:val="0"/>
        <w:position w:val="0"/>
        <w:u w:val="none"/>
        <w:vertAlign w:val="baseline"/>
        <w:em w:val="none"/>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720"/>
        </w:tabs>
        <w:ind w:left="0" w:firstLine="0"/>
      </w:pPr>
      <w:rPr>
        <w:rFonts w:ascii="Times" w:hAnsi="Times" w:hint="default"/>
        <w:b/>
        <w:i/>
        <w:caps w:val="0"/>
        <w:smallCaps w:val="0"/>
        <w:strike w:val="0"/>
        <w:dstrike w:val="0"/>
        <w:vanish w:val="0"/>
        <w:color w:val="auto"/>
        <w:spacing w:val="0"/>
        <w:w w:val="100"/>
        <w:kern w:val="0"/>
        <w:position w:val="0"/>
        <w:sz w:val="24"/>
        <w:u w:val="none"/>
        <w:effect w:val="none"/>
        <w:vertAlign w:val="baseline"/>
        <w:em w:val="none"/>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1">
    <w:nsid w:val="69B51CF6"/>
    <w:multiLevelType w:val="multilevel"/>
    <w:tmpl w:val="CF600A3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6C14103E"/>
    <w:multiLevelType w:val="multilevel"/>
    <w:tmpl w:val="4C2A466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3">
    <w:nsid w:val="75C55F42"/>
    <w:multiLevelType w:val="hybridMultilevel"/>
    <w:tmpl w:val="4C2A4664"/>
    <w:lvl w:ilvl="0" w:tplc="C49ACDA8">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7A0C024D"/>
    <w:multiLevelType w:val="hybridMultilevel"/>
    <w:tmpl w:val="9564C19E"/>
    <w:lvl w:ilvl="0" w:tplc="823A859E">
      <w:start w:val="1"/>
      <w:numFmt w:val="bullet"/>
      <w:pStyle w:val="ListParagraph"/>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0"/>
  </w:num>
  <w:num w:numId="2">
    <w:abstractNumId w:val="10"/>
  </w:num>
  <w:num w:numId="3">
    <w:abstractNumId w:val="7"/>
  </w:num>
  <w:num w:numId="4">
    <w:abstractNumId w:val="12"/>
  </w:num>
  <w:num w:numId="5">
    <w:abstractNumId w:val="18"/>
  </w:num>
  <w:num w:numId="6">
    <w:abstractNumId w:val="3"/>
  </w:num>
  <w:num w:numId="7">
    <w:abstractNumId w:val="23"/>
  </w:num>
  <w:num w:numId="8">
    <w:abstractNumId w:val="17"/>
  </w:num>
  <w:num w:numId="9">
    <w:abstractNumId w:val="2"/>
  </w:num>
  <w:num w:numId="10">
    <w:abstractNumId w:val="9"/>
  </w:num>
  <w:num w:numId="11">
    <w:abstractNumId w:val="20"/>
  </w:num>
  <w:num w:numId="12">
    <w:abstractNumId w:val="13"/>
  </w:num>
  <w:num w:numId="13">
    <w:abstractNumId w:val="14"/>
  </w:num>
  <w:num w:numId="14">
    <w:abstractNumId w:val="5"/>
  </w:num>
  <w:num w:numId="15">
    <w:abstractNumId w:val="16"/>
  </w:num>
  <w:num w:numId="16">
    <w:abstractNumId w:val="15"/>
  </w:num>
  <w:num w:numId="17">
    <w:abstractNumId w:val="8"/>
  </w:num>
  <w:num w:numId="18">
    <w:abstractNumId w:val="11"/>
  </w:num>
  <w:num w:numId="19">
    <w:abstractNumId w:val="6"/>
  </w:num>
  <w:num w:numId="20">
    <w:abstractNumId w:val="19"/>
  </w:num>
  <w:num w:numId="21">
    <w:abstractNumId w:val="24"/>
  </w:num>
  <w:num w:numId="22">
    <w:abstractNumId w:val="4"/>
  </w:num>
  <w:num w:numId="23">
    <w:abstractNumId w:val="22"/>
  </w:num>
  <w:num w:numId="24">
    <w:abstractNumId w:val="21"/>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revisionView w:markup="0"/>
  <w:doNotTrackMoves/>
  <w:defaultTabStop w:val="720"/>
  <w:evenAndOddHeaders/>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08C4"/>
    <w:rsid w:val="00011F97"/>
    <w:rsid w:val="00025665"/>
    <w:rsid w:val="00033F68"/>
    <w:rsid w:val="000655DB"/>
    <w:rsid w:val="00097719"/>
    <w:rsid w:val="000F1460"/>
    <w:rsid w:val="000F47E7"/>
    <w:rsid w:val="001236F7"/>
    <w:rsid w:val="00123A8E"/>
    <w:rsid w:val="0016575C"/>
    <w:rsid w:val="001920F6"/>
    <w:rsid w:val="001B2B23"/>
    <w:rsid w:val="001D78E0"/>
    <w:rsid w:val="001E1A6E"/>
    <w:rsid w:val="001F0CCB"/>
    <w:rsid w:val="001F0F77"/>
    <w:rsid w:val="00214ECF"/>
    <w:rsid w:val="00221956"/>
    <w:rsid w:val="00230B55"/>
    <w:rsid w:val="00232ED4"/>
    <w:rsid w:val="00246EBD"/>
    <w:rsid w:val="0026267A"/>
    <w:rsid w:val="002674B6"/>
    <w:rsid w:val="00292614"/>
    <w:rsid w:val="002A147E"/>
    <w:rsid w:val="002A67F0"/>
    <w:rsid w:val="00315AFC"/>
    <w:rsid w:val="00361588"/>
    <w:rsid w:val="003630D2"/>
    <w:rsid w:val="0037265F"/>
    <w:rsid w:val="003812D8"/>
    <w:rsid w:val="003A4299"/>
    <w:rsid w:val="003C0300"/>
    <w:rsid w:val="003C37B4"/>
    <w:rsid w:val="003F7DA4"/>
    <w:rsid w:val="00400853"/>
    <w:rsid w:val="0043071B"/>
    <w:rsid w:val="00431723"/>
    <w:rsid w:val="00454F73"/>
    <w:rsid w:val="004C76DB"/>
    <w:rsid w:val="005324F2"/>
    <w:rsid w:val="00535113"/>
    <w:rsid w:val="00535F72"/>
    <w:rsid w:val="00546D50"/>
    <w:rsid w:val="005652F1"/>
    <w:rsid w:val="00596A11"/>
    <w:rsid w:val="005B607E"/>
    <w:rsid w:val="005C7CCB"/>
    <w:rsid w:val="00612097"/>
    <w:rsid w:val="006362F7"/>
    <w:rsid w:val="00661B56"/>
    <w:rsid w:val="006815AF"/>
    <w:rsid w:val="00693882"/>
    <w:rsid w:val="006A5550"/>
    <w:rsid w:val="006D40D3"/>
    <w:rsid w:val="0071075F"/>
    <w:rsid w:val="0074657F"/>
    <w:rsid w:val="0076794D"/>
    <w:rsid w:val="007708C4"/>
    <w:rsid w:val="0078360E"/>
    <w:rsid w:val="00796E56"/>
    <w:rsid w:val="007E04CD"/>
    <w:rsid w:val="008042D6"/>
    <w:rsid w:val="0082204F"/>
    <w:rsid w:val="0083041D"/>
    <w:rsid w:val="00845189"/>
    <w:rsid w:val="0087595E"/>
    <w:rsid w:val="00892871"/>
    <w:rsid w:val="008D2845"/>
    <w:rsid w:val="008F314D"/>
    <w:rsid w:val="00915CFE"/>
    <w:rsid w:val="0091725E"/>
    <w:rsid w:val="009234F9"/>
    <w:rsid w:val="0093347F"/>
    <w:rsid w:val="00964C3E"/>
    <w:rsid w:val="00966E0B"/>
    <w:rsid w:val="009C158C"/>
    <w:rsid w:val="009D3549"/>
    <w:rsid w:val="009E2D43"/>
    <w:rsid w:val="009F46D5"/>
    <w:rsid w:val="00A24FE7"/>
    <w:rsid w:val="00A27C2C"/>
    <w:rsid w:val="00A809B8"/>
    <w:rsid w:val="00A8202F"/>
    <w:rsid w:val="00A862BE"/>
    <w:rsid w:val="00A90783"/>
    <w:rsid w:val="00AE4E7F"/>
    <w:rsid w:val="00B1509A"/>
    <w:rsid w:val="00B16A6C"/>
    <w:rsid w:val="00B201F8"/>
    <w:rsid w:val="00B346C7"/>
    <w:rsid w:val="00B34F63"/>
    <w:rsid w:val="00B405FF"/>
    <w:rsid w:val="00B40BA1"/>
    <w:rsid w:val="00B453AC"/>
    <w:rsid w:val="00B65E13"/>
    <w:rsid w:val="00B8702C"/>
    <w:rsid w:val="00B9073D"/>
    <w:rsid w:val="00BE2C44"/>
    <w:rsid w:val="00C050E6"/>
    <w:rsid w:val="00C23932"/>
    <w:rsid w:val="00C23E8B"/>
    <w:rsid w:val="00C440CF"/>
    <w:rsid w:val="00C70447"/>
    <w:rsid w:val="00C70C86"/>
    <w:rsid w:val="00C97F98"/>
    <w:rsid w:val="00CA0C18"/>
    <w:rsid w:val="00CF6008"/>
    <w:rsid w:val="00CF7E99"/>
    <w:rsid w:val="00D27ECD"/>
    <w:rsid w:val="00D31D1E"/>
    <w:rsid w:val="00D37861"/>
    <w:rsid w:val="00D6388C"/>
    <w:rsid w:val="00D65F7B"/>
    <w:rsid w:val="00DB1C79"/>
    <w:rsid w:val="00DB4066"/>
    <w:rsid w:val="00DD6B66"/>
    <w:rsid w:val="00DE3FC4"/>
    <w:rsid w:val="00DE56AF"/>
    <w:rsid w:val="00DF21CD"/>
    <w:rsid w:val="00E13AC9"/>
    <w:rsid w:val="00E1436E"/>
    <w:rsid w:val="00E20BC4"/>
    <w:rsid w:val="00E55FCC"/>
    <w:rsid w:val="00E6075A"/>
    <w:rsid w:val="00E65644"/>
    <w:rsid w:val="00EA3168"/>
    <w:rsid w:val="00EB25A9"/>
    <w:rsid w:val="00ED249F"/>
    <w:rsid w:val="00EF0482"/>
    <w:rsid w:val="00EF0972"/>
    <w:rsid w:val="00F12C14"/>
    <w:rsid w:val="00F20369"/>
    <w:rsid w:val="00F33552"/>
    <w:rsid w:val="00F63EB0"/>
    <w:rsid w:val="00FD1D5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F669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BE2C44"/>
    <w:rPr>
      <w:rFonts w:ascii="Times New Roman" w:hAnsi="Times New Roman"/>
      <w:b/>
      <w:kern w:val="32"/>
      <w:sz w:val="36"/>
      <w:szCs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43071B"/>
    <w:pPr>
      <w:spacing w:line="320" w:lineRule="exact"/>
      <w:jc w:val="both"/>
    </w:pPr>
    <w:rPr>
      <w:rFonts w:ascii="Times New Roman" w:hAnsi="Times New Roman"/>
      <w:sz w:val="24"/>
      <w:szCs w:val="24"/>
    </w:rPr>
  </w:style>
  <w:style w:type="paragraph" w:styleId="Heading1">
    <w:name w:val="heading 1"/>
    <w:basedOn w:val="Normal"/>
    <w:next w:val="Normal"/>
    <w:link w:val="Heading1Char"/>
    <w:autoRedefine/>
    <w:qFormat/>
    <w:rsid w:val="00B8702C"/>
    <w:pPr>
      <w:keepNext/>
      <w:numPr>
        <w:numId w:val="11"/>
      </w:numPr>
      <w:spacing w:before="240" w:after="240"/>
      <w:outlineLvl w:val="0"/>
    </w:pPr>
    <w:rPr>
      <w:b/>
      <w:kern w:val="32"/>
      <w:sz w:val="36"/>
      <w:szCs w:val="32"/>
    </w:rPr>
  </w:style>
  <w:style w:type="paragraph" w:styleId="Heading2">
    <w:name w:val="heading 2"/>
    <w:basedOn w:val="Normal"/>
    <w:next w:val="Normal"/>
    <w:qFormat/>
    <w:rsid w:val="00CF7E99"/>
    <w:pPr>
      <w:keepNext/>
      <w:numPr>
        <w:ilvl w:val="1"/>
        <w:numId w:val="11"/>
      </w:numPr>
      <w:spacing w:before="240" w:after="120" w:line="240" w:lineRule="auto"/>
      <w:outlineLvl w:val="1"/>
    </w:pPr>
    <w:rPr>
      <w:b/>
      <w:sz w:val="32"/>
      <w:szCs w:val="28"/>
    </w:rPr>
  </w:style>
  <w:style w:type="paragraph" w:styleId="Heading3">
    <w:name w:val="heading 3"/>
    <w:basedOn w:val="Normal"/>
    <w:next w:val="Normal"/>
    <w:qFormat/>
    <w:rsid w:val="00B8702C"/>
    <w:pPr>
      <w:keepNext/>
      <w:numPr>
        <w:ilvl w:val="2"/>
        <w:numId w:val="11"/>
      </w:numPr>
      <w:spacing w:before="240" w:after="60"/>
      <w:outlineLvl w:val="2"/>
    </w:pPr>
    <w:rPr>
      <w:b/>
      <w:sz w:val="26"/>
      <w:szCs w:val="26"/>
    </w:rPr>
  </w:style>
  <w:style w:type="paragraph" w:styleId="Heading4">
    <w:name w:val="heading 4"/>
    <w:basedOn w:val="Normal"/>
    <w:next w:val="Normal"/>
    <w:link w:val="Heading4Char"/>
    <w:qFormat/>
    <w:rsid w:val="003C0300"/>
    <w:pPr>
      <w:keepNext/>
      <w:keepLines/>
      <w:spacing w:before="200"/>
      <w:contextualSpacing/>
      <w:outlineLvl w:val="3"/>
    </w:pPr>
    <w:rPr>
      <w:rFonts w:eastAsiaTheme="majorEastAsia" w:cstheme="majorBidi"/>
      <w:b/>
      <w:bCs/>
      <w:i/>
      <w:iCs/>
      <w:color w:val="000000" w:themeColor="text1"/>
      <w:szCs w:val="20"/>
    </w:rPr>
  </w:style>
  <w:style w:type="paragraph" w:styleId="Heading5">
    <w:name w:val="heading 5"/>
    <w:basedOn w:val="Normal"/>
    <w:next w:val="Normal"/>
    <w:link w:val="Heading5Char"/>
    <w:uiPriority w:val="9"/>
    <w:semiHidden/>
    <w:unhideWhenUsed/>
    <w:rsid w:val="007708C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08C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08C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08C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08C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autoRedefine/>
    <w:qFormat/>
    <w:rsid w:val="001920F6"/>
    <w:pPr>
      <w:spacing w:before="240" w:after="60"/>
      <w:jc w:val="center"/>
      <w:outlineLvl w:val="0"/>
    </w:pPr>
    <w:rPr>
      <w:b/>
      <w:kern w:val="28"/>
      <w:sz w:val="32"/>
      <w:szCs w:val="32"/>
    </w:rPr>
  </w:style>
  <w:style w:type="character" w:customStyle="1" w:styleId="Heading4Char">
    <w:name w:val="Heading 4 Char"/>
    <w:basedOn w:val="DefaultParagraphFont"/>
    <w:link w:val="Heading4"/>
    <w:rsid w:val="003C0300"/>
    <w:rPr>
      <w:rFonts w:ascii="Times New Roman" w:eastAsiaTheme="majorEastAsia" w:hAnsi="Times New Roman" w:cstheme="majorBidi"/>
      <w:b/>
      <w:bCs/>
      <w:i/>
      <w:iCs/>
      <w:color w:val="000000" w:themeColor="text1"/>
      <w:sz w:val="24"/>
    </w:rPr>
  </w:style>
  <w:style w:type="paragraph" w:styleId="ListParagraph">
    <w:name w:val="List Paragraph"/>
    <w:basedOn w:val="Normal"/>
    <w:next w:val="Normal"/>
    <w:uiPriority w:val="34"/>
    <w:qFormat/>
    <w:rsid w:val="001F0F77"/>
    <w:pPr>
      <w:numPr>
        <w:numId w:val="21"/>
      </w:numPr>
      <w:contextualSpacing/>
    </w:pPr>
    <w:rPr>
      <w:rFonts w:eastAsia="Cambria" w:cs="Times New Roman"/>
      <w:lang w:eastAsia="en-US"/>
    </w:rPr>
  </w:style>
  <w:style w:type="character" w:customStyle="1" w:styleId="Heading5Char">
    <w:name w:val="Heading 5 Char"/>
    <w:basedOn w:val="DefaultParagraphFont"/>
    <w:link w:val="Heading5"/>
    <w:uiPriority w:val="9"/>
    <w:semiHidden/>
    <w:rsid w:val="007708C4"/>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7708C4"/>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7708C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7708C4"/>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708C4"/>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uiPriority w:val="99"/>
    <w:semiHidden/>
    <w:unhideWhenUsed/>
    <w:rsid w:val="0089287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2871"/>
    <w:rPr>
      <w:rFonts w:ascii="Lucida Grande" w:hAnsi="Lucida Grande" w:cs="Lucida Grande"/>
      <w:sz w:val="18"/>
      <w:szCs w:val="18"/>
    </w:rPr>
  </w:style>
  <w:style w:type="paragraph" w:styleId="Caption">
    <w:name w:val="caption"/>
    <w:basedOn w:val="Normal"/>
    <w:next w:val="Normal"/>
    <w:uiPriority w:val="35"/>
    <w:unhideWhenUsed/>
    <w:qFormat/>
    <w:rsid w:val="00B34F63"/>
    <w:pPr>
      <w:spacing w:after="200" w:line="240" w:lineRule="auto"/>
    </w:pPr>
    <w:rPr>
      <w:bCs/>
      <w:color w:val="000000" w:themeColor="text1"/>
      <w:sz w:val="22"/>
      <w:szCs w:val="18"/>
    </w:rPr>
  </w:style>
  <w:style w:type="paragraph" w:customStyle="1" w:styleId="Reference">
    <w:name w:val="Reference"/>
    <w:basedOn w:val="Normal"/>
    <w:next w:val="Normal"/>
    <w:qFormat/>
    <w:rsid w:val="00964C3E"/>
    <w:pPr>
      <w:numPr>
        <w:numId w:val="13"/>
      </w:numPr>
      <w:contextualSpacing/>
    </w:pPr>
    <w:rPr>
      <w:rFonts w:eastAsia="Cambria" w:cs="Times New Roman"/>
      <w:lang w:eastAsia="en-US"/>
    </w:rPr>
  </w:style>
  <w:style w:type="table" w:styleId="TableGrid">
    <w:name w:val="Table Grid"/>
    <w:basedOn w:val="TableNormal"/>
    <w:rsid w:val="000F1460"/>
    <w:rPr>
      <w:rFonts w:ascii="Cambria" w:eastAsia="Cambria" w:hAnsi="Cambria" w:cs="Times New Roman"/>
      <w:sz w:val="24"/>
      <w:szCs w:val="24"/>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ubscript">
    <w:name w:val="Subscript"/>
    <w:basedOn w:val="Normal"/>
    <w:next w:val="Normal"/>
    <w:qFormat/>
    <w:rsid w:val="009234F9"/>
    <w:rPr>
      <w:position w:val="-4"/>
      <w:sz w:val="16"/>
      <w:szCs w:val="16"/>
    </w:rPr>
  </w:style>
  <w:style w:type="paragraph" w:styleId="Header">
    <w:name w:val="header"/>
    <w:basedOn w:val="Normal"/>
    <w:link w:val="HeaderChar"/>
    <w:uiPriority w:val="99"/>
    <w:unhideWhenUsed/>
    <w:rsid w:val="0078360E"/>
    <w:pPr>
      <w:tabs>
        <w:tab w:val="center" w:pos="4320"/>
        <w:tab w:val="right" w:pos="8640"/>
      </w:tabs>
      <w:spacing w:line="240" w:lineRule="auto"/>
    </w:pPr>
  </w:style>
  <w:style w:type="character" w:customStyle="1" w:styleId="HeaderChar">
    <w:name w:val="Header Char"/>
    <w:basedOn w:val="DefaultParagraphFont"/>
    <w:link w:val="Header"/>
    <w:uiPriority w:val="99"/>
    <w:rsid w:val="0078360E"/>
    <w:rPr>
      <w:rFonts w:ascii="Times New Roman" w:hAnsi="Times New Roman"/>
      <w:sz w:val="24"/>
      <w:szCs w:val="24"/>
    </w:rPr>
  </w:style>
  <w:style w:type="paragraph" w:styleId="Footer">
    <w:name w:val="footer"/>
    <w:basedOn w:val="Normal"/>
    <w:link w:val="FooterChar"/>
    <w:uiPriority w:val="99"/>
    <w:unhideWhenUsed/>
    <w:rsid w:val="0078360E"/>
    <w:pPr>
      <w:tabs>
        <w:tab w:val="center" w:pos="4320"/>
        <w:tab w:val="right" w:pos="8640"/>
      </w:tabs>
      <w:spacing w:line="240" w:lineRule="auto"/>
    </w:pPr>
  </w:style>
  <w:style w:type="character" w:customStyle="1" w:styleId="FooterChar">
    <w:name w:val="Footer Char"/>
    <w:basedOn w:val="DefaultParagraphFont"/>
    <w:link w:val="Footer"/>
    <w:uiPriority w:val="99"/>
    <w:rsid w:val="0078360E"/>
    <w:rPr>
      <w:rFonts w:ascii="Times New Roman" w:hAnsi="Times New Roman"/>
      <w:sz w:val="24"/>
      <w:szCs w:val="24"/>
    </w:rPr>
  </w:style>
  <w:style w:type="character" w:styleId="PageNumber">
    <w:name w:val="page number"/>
    <w:basedOn w:val="DefaultParagraphFont"/>
    <w:uiPriority w:val="99"/>
    <w:semiHidden/>
    <w:unhideWhenUsed/>
    <w:rsid w:val="0078360E"/>
  </w:style>
  <w:style w:type="character" w:customStyle="1" w:styleId="Heading1Char">
    <w:name w:val="Heading 1 Char"/>
    <w:basedOn w:val="DefaultParagraphFont"/>
    <w:link w:val="Heading1"/>
    <w:rsid w:val="00BE2C44"/>
    <w:rPr>
      <w:rFonts w:ascii="Times New Roman" w:hAnsi="Times New Roman"/>
      <w:b/>
      <w:kern w:val="32"/>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image" Target="media/image13.png"/><Relationship Id="rId21" Type="http://schemas.openxmlformats.org/officeDocument/2006/relationships/image" Target="media/image14.gif"/><Relationship Id="rId22" Type="http://schemas.openxmlformats.org/officeDocument/2006/relationships/image" Target="media/image15.gif"/><Relationship Id="rId23" Type="http://schemas.openxmlformats.org/officeDocument/2006/relationships/image" Target="media/image16.png"/><Relationship Id="rId24" Type="http://schemas.openxmlformats.org/officeDocument/2006/relationships/image" Target="media/image17.emf"/><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gi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10</Pages>
  <Words>1898</Words>
  <Characters>10822</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Fermilab</Company>
  <LinksUpToDate>false</LinksUpToDate>
  <CharactersWithSpaces>12695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Ray</dc:creator>
  <cp:keywords/>
  <dc:description/>
  <cp:lastModifiedBy>miscetti</cp:lastModifiedBy>
  <cp:revision>49</cp:revision>
  <dcterms:created xsi:type="dcterms:W3CDTF">2013-12-05T11:20:00Z</dcterms:created>
  <dcterms:modified xsi:type="dcterms:W3CDTF">2014-02-19T22:55:00Z</dcterms:modified>
</cp:coreProperties>
</file>